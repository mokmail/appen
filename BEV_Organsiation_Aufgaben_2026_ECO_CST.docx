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2B286" w14:textId="77777777" w:rsidR="002A162F" w:rsidRPr="00F63F93" w:rsidRDefault="00442EC2" w:rsidP="002A162F">
      <w:pPr>
        <w:pStyle w:val="LOGO"/>
      </w:pPr>
      <w:r w:rsidRPr="00442EC2">
        <w:rPr>
          <w:noProof/>
          <w:lang w:eastAsia="de-AT"/>
        </w:rPr>
        <w:drawing>
          <wp:inline distT="0" distB="0" distL="0" distR="0" wp14:anchorId="41BD4E14" wp14:editId="16692CEF">
            <wp:extent cx="2757600" cy="669600"/>
            <wp:effectExtent l="0" t="0" r="5080" b="0"/>
            <wp:docPr id="557" name="Grafik 557" descr="Bundesamt für Eich- und Vermessungsw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Bundesamt für Eich- und Vermessungswes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7600" cy="669600"/>
                    </a:xfrm>
                    <a:prstGeom prst="rect">
                      <a:avLst/>
                    </a:prstGeom>
                    <a:noFill/>
                    <a:ln>
                      <a:noFill/>
                    </a:ln>
                  </pic:spPr>
                </pic:pic>
              </a:graphicData>
            </a:graphic>
          </wp:inline>
        </w:drawing>
      </w:r>
    </w:p>
    <w:bookmarkStart w:id="2" w:name="_Toc225931163"/>
    <w:bookmarkStart w:id="3" w:name="_Toc226466569"/>
    <w:p w14:paraId="36E7AD80" w14:textId="77777777" w:rsidR="002A162F" w:rsidRDefault="00A644B7" w:rsidP="002A162F">
      <w:pPr>
        <w:pStyle w:val="Titel"/>
        <w:framePr w:wrap="around"/>
      </w:pPr>
      <w:sdt>
        <w:sdtPr>
          <w:alias w:val="Titel"/>
          <w:tag w:val=""/>
          <w:id w:val="-1501656769"/>
          <w:placeholder>
            <w:docPart w:val="01FEB3ECF61145A881ABA89169948644"/>
          </w:placeholder>
          <w:dataBinding w:prefixMappings="xmlns:ns0='http://purl.org/dc/elements/1.1/' xmlns:ns1='http://schemas.openxmlformats.org/package/2006/metadata/core-properties' " w:xpath="/ns1:coreProperties[1]/ns0:title[1]" w:storeItemID="{6C3C8BC8-F283-45AE-878A-BAB7291924A1}"/>
          <w:text/>
        </w:sdtPr>
        <w:sdtContent>
          <w:r w:rsidR="001D66EE">
            <w:t>Bundesamt für Eich- und Vermessungswesen</w:t>
          </w:r>
        </w:sdtContent>
      </w:sdt>
      <w:bookmarkEnd w:id="2"/>
      <w:bookmarkEnd w:id="3"/>
    </w:p>
    <w:p w14:paraId="70F7D3D9" w14:textId="77777777" w:rsidR="002A162F" w:rsidRDefault="001D66EE" w:rsidP="002A162F">
      <w:pPr>
        <w:pStyle w:val="Untertitel"/>
        <w:framePr w:vSpace="0" w:wrap="auto" w:vAnchor="margin" w:hAnchor="text" w:xAlign="left" w:yAlign="inline" w:anchorLock="1"/>
      </w:pPr>
      <w:r>
        <w:t>Organisation und Aufgabenportfolio</w:t>
      </w:r>
    </w:p>
    <w:p w14:paraId="6E872F8E" w14:textId="3DA7CC4A" w:rsidR="001D66EE" w:rsidRPr="001D66EE" w:rsidRDefault="003604B4" w:rsidP="001D66EE">
      <w:r>
        <w:t>April</w:t>
      </w:r>
      <w:r w:rsidR="001D66EE" w:rsidRPr="00B64CD8">
        <w:t xml:space="preserve"> 202</w:t>
      </w:r>
      <w:r w:rsidR="00AD38BA">
        <w:t>6</w:t>
      </w:r>
    </w:p>
    <w:p w14:paraId="53384103" w14:textId="77777777" w:rsidR="001D66EE" w:rsidRDefault="001D66EE">
      <w:pPr>
        <w:rPr>
          <w:b/>
          <w:noProof/>
          <w:color w:val="000000" w:themeColor="text1"/>
          <w:sz w:val="34"/>
          <w:szCs w:val="34"/>
        </w:rPr>
      </w:pPr>
      <w:r>
        <w:rPr>
          <w:sz w:val="34"/>
          <w:szCs w:val="34"/>
        </w:rPr>
        <w:br w:type="page"/>
      </w:r>
    </w:p>
    <w:sdt>
      <w:sdtPr>
        <w:rPr>
          <w:bCs w:val="0"/>
          <w:sz w:val="23"/>
          <w:szCs w:val="23"/>
          <w:lang w:val="de-DE"/>
        </w:rPr>
        <w:id w:val="1054815608"/>
        <w:docPartObj>
          <w:docPartGallery w:val="Table of Contents"/>
          <w:docPartUnique/>
        </w:docPartObj>
      </w:sdtPr>
      <w:sdtEndPr>
        <w:rPr>
          <w:b/>
        </w:rPr>
      </w:sdtEndPr>
      <w:sdtContent>
        <w:p w14:paraId="5BE567D9" w14:textId="77777777" w:rsidR="008155FC" w:rsidRDefault="00F14AA8" w:rsidP="00700FCD">
          <w:pPr>
            <w:pStyle w:val="Inhaltsverzeichnisberschrift"/>
            <w:spacing w:after="0"/>
            <w:rPr>
              <w:noProof/>
            </w:rPr>
          </w:pPr>
          <w:r w:rsidRPr="00F14AA8">
            <w:rPr>
              <w:b/>
              <w:sz w:val="23"/>
              <w:szCs w:val="23"/>
              <w:u w:val="single"/>
              <w:lang w:val="de-DE"/>
            </w:rPr>
            <w:t>Inhaltsverzeichnis</w:t>
          </w:r>
          <w:r w:rsidR="00F3370A">
            <w:rPr>
              <w:bCs w:val="0"/>
              <w:noProof/>
              <w:color w:val="000000" w:themeColor="text1"/>
            </w:rPr>
            <w:fldChar w:fldCharType="begin"/>
          </w:r>
          <w:r w:rsidR="00F3370A">
            <w:instrText xml:space="preserve"> TOC \o "1-3" \h \z \u </w:instrText>
          </w:r>
          <w:r w:rsidR="00F3370A">
            <w:rPr>
              <w:bCs w:val="0"/>
              <w:noProof/>
              <w:color w:val="000000" w:themeColor="text1"/>
            </w:rPr>
            <w:fldChar w:fldCharType="separate"/>
          </w:r>
        </w:p>
        <w:p w14:paraId="6308ADAD" w14:textId="182DF04B"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570" w:history="1">
            <w:r w:rsidR="008155FC" w:rsidRPr="006A22D9">
              <w:rPr>
                <w:rStyle w:val="Hyperlink"/>
              </w:rPr>
              <w:t>1</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rPr>
              <w:t>Organigramm</w:t>
            </w:r>
            <w:r w:rsidR="008155FC">
              <w:rPr>
                <w:webHidden/>
              </w:rPr>
              <w:tab/>
            </w:r>
            <w:r w:rsidR="008155FC">
              <w:rPr>
                <w:webHidden/>
              </w:rPr>
              <w:fldChar w:fldCharType="begin"/>
            </w:r>
            <w:r w:rsidR="008155FC">
              <w:rPr>
                <w:webHidden/>
              </w:rPr>
              <w:instrText xml:space="preserve"> PAGEREF _Toc226466570 \h </w:instrText>
            </w:r>
            <w:r w:rsidR="008155FC">
              <w:rPr>
                <w:webHidden/>
              </w:rPr>
            </w:r>
            <w:r w:rsidR="008155FC">
              <w:rPr>
                <w:webHidden/>
              </w:rPr>
              <w:fldChar w:fldCharType="separate"/>
            </w:r>
            <w:r w:rsidR="008155FC">
              <w:rPr>
                <w:webHidden/>
              </w:rPr>
              <w:t>5</w:t>
            </w:r>
            <w:r w:rsidR="008155FC">
              <w:rPr>
                <w:webHidden/>
              </w:rPr>
              <w:fldChar w:fldCharType="end"/>
            </w:r>
          </w:hyperlink>
        </w:p>
        <w:p w14:paraId="5EFBAFA5" w14:textId="7840396B"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571" w:history="1">
            <w:r w:rsidR="008155FC" w:rsidRPr="006A22D9">
              <w:rPr>
                <w:rStyle w:val="Hyperlink"/>
              </w:rPr>
              <w:t>2</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rPr>
              <w:t>Leiter des BEV</w:t>
            </w:r>
            <w:r w:rsidR="008155FC">
              <w:rPr>
                <w:webHidden/>
              </w:rPr>
              <w:tab/>
            </w:r>
            <w:r w:rsidR="008155FC">
              <w:rPr>
                <w:webHidden/>
              </w:rPr>
              <w:fldChar w:fldCharType="begin"/>
            </w:r>
            <w:r w:rsidR="008155FC">
              <w:rPr>
                <w:webHidden/>
              </w:rPr>
              <w:instrText xml:space="preserve"> PAGEREF _Toc226466571 \h </w:instrText>
            </w:r>
            <w:r w:rsidR="008155FC">
              <w:rPr>
                <w:webHidden/>
              </w:rPr>
            </w:r>
            <w:r w:rsidR="008155FC">
              <w:rPr>
                <w:webHidden/>
              </w:rPr>
              <w:fldChar w:fldCharType="separate"/>
            </w:r>
            <w:r w:rsidR="008155FC">
              <w:rPr>
                <w:webHidden/>
              </w:rPr>
              <w:t>6</w:t>
            </w:r>
            <w:r w:rsidR="008155FC">
              <w:rPr>
                <w:webHidden/>
              </w:rPr>
              <w:fldChar w:fldCharType="end"/>
            </w:r>
          </w:hyperlink>
        </w:p>
        <w:p w14:paraId="788E390F" w14:textId="1C7FB297"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72" w:history="1">
            <w:r w:rsidR="008155FC" w:rsidRPr="006A22D9">
              <w:rPr>
                <w:rStyle w:val="Hyperlink"/>
              </w:rPr>
              <w:t>2.1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Büro Leiter BEV</w:t>
            </w:r>
            <w:r w:rsidR="008155FC">
              <w:rPr>
                <w:webHidden/>
              </w:rPr>
              <w:tab/>
            </w:r>
            <w:r w:rsidR="008155FC">
              <w:rPr>
                <w:webHidden/>
              </w:rPr>
              <w:fldChar w:fldCharType="begin"/>
            </w:r>
            <w:r w:rsidR="008155FC">
              <w:rPr>
                <w:webHidden/>
              </w:rPr>
              <w:instrText xml:space="preserve"> PAGEREF _Toc226466572 \h </w:instrText>
            </w:r>
            <w:r w:rsidR="008155FC">
              <w:rPr>
                <w:webHidden/>
              </w:rPr>
            </w:r>
            <w:r w:rsidR="008155FC">
              <w:rPr>
                <w:webHidden/>
              </w:rPr>
              <w:fldChar w:fldCharType="separate"/>
            </w:r>
            <w:r w:rsidR="008155FC">
              <w:rPr>
                <w:webHidden/>
              </w:rPr>
              <w:t>6</w:t>
            </w:r>
            <w:r w:rsidR="008155FC">
              <w:rPr>
                <w:webHidden/>
              </w:rPr>
              <w:fldChar w:fldCharType="end"/>
            </w:r>
          </w:hyperlink>
        </w:p>
        <w:p w14:paraId="032FF8C7" w14:textId="2B7564A5"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73" w:history="1">
            <w:r w:rsidR="008155FC" w:rsidRPr="006A22D9">
              <w:rPr>
                <w:rStyle w:val="Hyperlink"/>
                <w:lang w:val="en-US"/>
              </w:rPr>
              <w:t>2.1.1</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en-US"/>
              </w:rPr>
              <w:t>Stabsstelle Enterprise Communication Office (ECO)</w:t>
            </w:r>
            <w:r w:rsidR="008155FC">
              <w:rPr>
                <w:webHidden/>
              </w:rPr>
              <w:tab/>
            </w:r>
            <w:r w:rsidR="008155FC">
              <w:rPr>
                <w:webHidden/>
              </w:rPr>
              <w:fldChar w:fldCharType="begin"/>
            </w:r>
            <w:r w:rsidR="008155FC">
              <w:rPr>
                <w:webHidden/>
              </w:rPr>
              <w:instrText xml:space="preserve"> PAGEREF _Toc226466573 \h </w:instrText>
            </w:r>
            <w:r w:rsidR="008155FC">
              <w:rPr>
                <w:webHidden/>
              </w:rPr>
            </w:r>
            <w:r w:rsidR="008155FC">
              <w:rPr>
                <w:webHidden/>
              </w:rPr>
              <w:fldChar w:fldCharType="separate"/>
            </w:r>
            <w:r w:rsidR="008155FC">
              <w:rPr>
                <w:webHidden/>
              </w:rPr>
              <w:t>6</w:t>
            </w:r>
            <w:r w:rsidR="008155FC">
              <w:rPr>
                <w:webHidden/>
              </w:rPr>
              <w:fldChar w:fldCharType="end"/>
            </w:r>
          </w:hyperlink>
        </w:p>
        <w:p w14:paraId="62679560" w14:textId="70582433"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74" w:history="1">
            <w:r w:rsidR="008155FC" w:rsidRPr="006A22D9">
              <w:rPr>
                <w:rStyle w:val="Hyperlink"/>
              </w:rPr>
              <w:t>2.2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Stabsabteilung IT-Strategie und Steuerung (CIO)</w:t>
            </w:r>
            <w:r w:rsidR="008155FC">
              <w:rPr>
                <w:webHidden/>
              </w:rPr>
              <w:tab/>
            </w:r>
            <w:r w:rsidR="008155FC">
              <w:rPr>
                <w:webHidden/>
              </w:rPr>
              <w:fldChar w:fldCharType="begin"/>
            </w:r>
            <w:r w:rsidR="008155FC">
              <w:rPr>
                <w:webHidden/>
              </w:rPr>
              <w:instrText xml:space="preserve"> PAGEREF _Toc226466574 \h </w:instrText>
            </w:r>
            <w:r w:rsidR="008155FC">
              <w:rPr>
                <w:webHidden/>
              </w:rPr>
            </w:r>
            <w:r w:rsidR="008155FC">
              <w:rPr>
                <w:webHidden/>
              </w:rPr>
              <w:fldChar w:fldCharType="separate"/>
            </w:r>
            <w:r w:rsidR="008155FC">
              <w:rPr>
                <w:webHidden/>
              </w:rPr>
              <w:t>6</w:t>
            </w:r>
            <w:r w:rsidR="008155FC">
              <w:rPr>
                <w:webHidden/>
              </w:rPr>
              <w:fldChar w:fldCharType="end"/>
            </w:r>
          </w:hyperlink>
        </w:p>
        <w:p w14:paraId="3ADA6EBA" w14:textId="21FFFB57"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75" w:history="1">
            <w:r w:rsidR="008155FC" w:rsidRPr="006A22D9">
              <w:rPr>
                <w:rStyle w:val="Hyperlink"/>
                <w:lang w:val="en-US"/>
              </w:rPr>
              <w:t>2.2.1</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en-US"/>
              </w:rPr>
              <w:t>Referat Cyber Security und Risikomanagement</w:t>
            </w:r>
            <w:r w:rsidR="008155FC">
              <w:rPr>
                <w:webHidden/>
              </w:rPr>
              <w:tab/>
            </w:r>
            <w:r w:rsidR="008155FC">
              <w:rPr>
                <w:webHidden/>
              </w:rPr>
              <w:fldChar w:fldCharType="begin"/>
            </w:r>
            <w:r w:rsidR="008155FC">
              <w:rPr>
                <w:webHidden/>
              </w:rPr>
              <w:instrText xml:space="preserve"> PAGEREF _Toc226466575 \h </w:instrText>
            </w:r>
            <w:r w:rsidR="008155FC">
              <w:rPr>
                <w:webHidden/>
              </w:rPr>
            </w:r>
            <w:r w:rsidR="008155FC">
              <w:rPr>
                <w:webHidden/>
              </w:rPr>
              <w:fldChar w:fldCharType="separate"/>
            </w:r>
            <w:r w:rsidR="008155FC">
              <w:rPr>
                <w:webHidden/>
              </w:rPr>
              <w:t>7</w:t>
            </w:r>
            <w:r w:rsidR="008155FC">
              <w:rPr>
                <w:webHidden/>
              </w:rPr>
              <w:fldChar w:fldCharType="end"/>
            </w:r>
          </w:hyperlink>
        </w:p>
        <w:p w14:paraId="68D6A0CC" w14:textId="3BF03A34"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76" w:history="1">
            <w:r w:rsidR="008155FC" w:rsidRPr="006A22D9">
              <w:rPr>
                <w:rStyle w:val="Hyperlink"/>
              </w:rPr>
              <w:t>2.2.2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Enterprise Architecture Management</w:t>
            </w:r>
            <w:r w:rsidR="008155FC">
              <w:rPr>
                <w:webHidden/>
              </w:rPr>
              <w:tab/>
            </w:r>
            <w:r w:rsidR="008155FC">
              <w:rPr>
                <w:webHidden/>
              </w:rPr>
              <w:fldChar w:fldCharType="begin"/>
            </w:r>
            <w:r w:rsidR="008155FC">
              <w:rPr>
                <w:webHidden/>
              </w:rPr>
              <w:instrText xml:space="preserve"> PAGEREF _Toc226466576 \h </w:instrText>
            </w:r>
            <w:r w:rsidR="008155FC">
              <w:rPr>
                <w:webHidden/>
              </w:rPr>
            </w:r>
            <w:r w:rsidR="008155FC">
              <w:rPr>
                <w:webHidden/>
              </w:rPr>
              <w:fldChar w:fldCharType="separate"/>
            </w:r>
            <w:r w:rsidR="008155FC">
              <w:rPr>
                <w:webHidden/>
              </w:rPr>
              <w:t>7</w:t>
            </w:r>
            <w:r w:rsidR="008155FC">
              <w:rPr>
                <w:webHidden/>
              </w:rPr>
              <w:fldChar w:fldCharType="end"/>
            </w:r>
          </w:hyperlink>
        </w:p>
        <w:p w14:paraId="0CE39A0A" w14:textId="3247B76B"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77" w:history="1">
            <w:r w:rsidR="008155FC" w:rsidRPr="006A22D9">
              <w:rPr>
                <w:rStyle w:val="Hyperlink"/>
              </w:rPr>
              <w:t>2.3</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Schnittstellen und Kooperationen</w:t>
            </w:r>
            <w:r w:rsidR="008155FC">
              <w:rPr>
                <w:webHidden/>
              </w:rPr>
              <w:tab/>
            </w:r>
            <w:r w:rsidR="008155FC">
              <w:rPr>
                <w:webHidden/>
              </w:rPr>
              <w:fldChar w:fldCharType="begin"/>
            </w:r>
            <w:r w:rsidR="008155FC">
              <w:rPr>
                <w:webHidden/>
              </w:rPr>
              <w:instrText xml:space="preserve"> PAGEREF _Toc226466577 \h </w:instrText>
            </w:r>
            <w:r w:rsidR="008155FC">
              <w:rPr>
                <w:webHidden/>
              </w:rPr>
            </w:r>
            <w:r w:rsidR="008155FC">
              <w:rPr>
                <w:webHidden/>
              </w:rPr>
              <w:fldChar w:fldCharType="separate"/>
            </w:r>
            <w:r w:rsidR="008155FC">
              <w:rPr>
                <w:webHidden/>
              </w:rPr>
              <w:t>8</w:t>
            </w:r>
            <w:r w:rsidR="008155FC">
              <w:rPr>
                <w:webHidden/>
              </w:rPr>
              <w:fldChar w:fldCharType="end"/>
            </w:r>
          </w:hyperlink>
        </w:p>
        <w:p w14:paraId="129922A4" w14:textId="30B0826A"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578" w:history="1">
            <w:r w:rsidR="008155FC" w:rsidRPr="006A22D9">
              <w:rPr>
                <w:rStyle w:val="Hyperlink"/>
              </w:rPr>
              <w:t>3</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rPr>
              <w:t>Präsidium</w:t>
            </w:r>
            <w:r w:rsidR="008155FC">
              <w:rPr>
                <w:webHidden/>
              </w:rPr>
              <w:tab/>
            </w:r>
            <w:r w:rsidR="008155FC">
              <w:rPr>
                <w:webHidden/>
              </w:rPr>
              <w:fldChar w:fldCharType="begin"/>
            </w:r>
            <w:r w:rsidR="008155FC">
              <w:rPr>
                <w:webHidden/>
              </w:rPr>
              <w:instrText xml:space="preserve"> PAGEREF _Toc226466578 \h </w:instrText>
            </w:r>
            <w:r w:rsidR="008155FC">
              <w:rPr>
                <w:webHidden/>
              </w:rPr>
            </w:r>
            <w:r w:rsidR="008155FC">
              <w:rPr>
                <w:webHidden/>
              </w:rPr>
              <w:fldChar w:fldCharType="separate"/>
            </w:r>
            <w:r w:rsidR="008155FC">
              <w:rPr>
                <w:webHidden/>
              </w:rPr>
              <w:t>9</w:t>
            </w:r>
            <w:r w:rsidR="008155FC">
              <w:rPr>
                <w:webHidden/>
              </w:rPr>
              <w:fldChar w:fldCharType="end"/>
            </w:r>
          </w:hyperlink>
        </w:p>
        <w:p w14:paraId="17D2991D" w14:textId="4089CB70"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79" w:history="1">
            <w:r w:rsidR="008155FC" w:rsidRPr="006A22D9">
              <w:rPr>
                <w:rStyle w:val="Hyperlink"/>
              </w:rPr>
              <w:t>3.1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Organigramm</w:t>
            </w:r>
            <w:r w:rsidR="008155FC">
              <w:rPr>
                <w:webHidden/>
              </w:rPr>
              <w:tab/>
            </w:r>
            <w:r w:rsidR="008155FC">
              <w:rPr>
                <w:webHidden/>
              </w:rPr>
              <w:fldChar w:fldCharType="begin"/>
            </w:r>
            <w:r w:rsidR="008155FC">
              <w:rPr>
                <w:webHidden/>
              </w:rPr>
              <w:instrText xml:space="preserve"> PAGEREF _Toc226466579 \h </w:instrText>
            </w:r>
            <w:r w:rsidR="008155FC">
              <w:rPr>
                <w:webHidden/>
              </w:rPr>
            </w:r>
            <w:r w:rsidR="008155FC">
              <w:rPr>
                <w:webHidden/>
              </w:rPr>
              <w:fldChar w:fldCharType="separate"/>
            </w:r>
            <w:r w:rsidR="008155FC">
              <w:rPr>
                <w:webHidden/>
              </w:rPr>
              <w:t>9</w:t>
            </w:r>
            <w:r w:rsidR="008155FC">
              <w:rPr>
                <w:webHidden/>
              </w:rPr>
              <w:fldChar w:fldCharType="end"/>
            </w:r>
          </w:hyperlink>
        </w:p>
        <w:p w14:paraId="0548B578" w14:textId="34206AD3"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80" w:history="1">
            <w:r w:rsidR="008155FC" w:rsidRPr="006A22D9">
              <w:rPr>
                <w:rStyle w:val="Hyperlink"/>
              </w:rPr>
              <w:t>3.2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Stab Präsidium</w:t>
            </w:r>
            <w:r w:rsidR="008155FC">
              <w:rPr>
                <w:webHidden/>
              </w:rPr>
              <w:tab/>
            </w:r>
            <w:r w:rsidR="008155FC">
              <w:rPr>
                <w:webHidden/>
              </w:rPr>
              <w:fldChar w:fldCharType="begin"/>
            </w:r>
            <w:r w:rsidR="008155FC">
              <w:rPr>
                <w:webHidden/>
              </w:rPr>
              <w:instrText xml:space="preserve"> PAGEREF _Toc226466580 \h </w:instrText>
            </w:r>
            <w:r w:rsidR="008155FC">
              <w:rPr>
                <w:webHidden/>
              </w:rPr>
            </w:r>
            <w:r w:rsidR="008155FC">
              <w:rPr>
                <w:webHidden/>
              </w:rPr>
              <w:fldChar w:fldCharType="separate"/>
            </w:r>
            <w:r w:rsidR="008155FC">
              <w:rPr>
                <w:webHidden/>
              </w:rPr>
              <w:t>9</w:t>
            </w:r>
            <w:r w:rsidR="008155FC">
              <w:rPr>
                <w:webHidden/>
              </w:rPr>
              <w:fldChar w:fldCharType="end"/>
            </w:r>
          </w:hyperlink>
        </w:p>
        <w:p w14:paraId="51667E74" w14:textId="02DB72D6"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81" w:history="1">
            <w:r w:rsidR="008155FC" w:rsidRPr="006A22D9">
              <w:rPr>
                <w:rStyle w:val="Hyperlink"/>
              </w:rPr>
              <w:t>3.2.1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Stabsstelle Gesundheitsmanagement und Arbeitssicherheit</w:t>
            </w:r>
            <w:r w:rsidR="008155FC">
              <w:rPr>
                <w:webHidden/>
              </w:rPr>
              <w:tab/>
            </w:r>
            <w:r w:rsidR="008155FC">
              <w:rPr>
                <w:webHidden/>
              </w:rPr>
              <w:fldChar w:fldCharType="begin"/>
            </w:r>
            <w:r w:rsidR="008155FC">
              <w:rPr>
                <w:webHidden/>
              </w:rPr>
              <w:instrText xml:space="preserve"> PAGEREF _Toc226466581 \h </w:instrText>
            </w:r>
            <w:r w:rsidR="008155FC">
              <w:rPr>
                <w:webHidden/>
              </w:rPr>
            </w:r>
            <w:r w:rsidR="008155FC">
              <w:rPr>
                <w:webHidden/>
              </w:rPr>
              <w:fldChar w:fldCharType="separate"/>
            </w:r>
            <w:r w:rsidR="008155FC">
              <w:rPr>
                <w:webHidden/>
              </w:rPr>
              <w:t>10</w:t>
            </w:r>
            <w:r w:rsidR="008155FC">
              <w:rPr>
                <w:webHidden/>
              </w:rPr>
              <w:fldChar w:fldCharType="end"/>
            </w:r>
          </w:hyperlink>
        </w:p>
        <w:p w14:paraId="640E1B61" w14:textId="6C418938"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82" w:history="1">
            <w:r w:rsidR="008155FC" w:rsidRPr="006A22D9">
              <w:rPr>
                <w:rStyle w:val="Hyperlink"/>
              </w:rPr>
              <w:t>3.3</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Recht und allgemeine Verwaltung (Präs/1)</w:t>
            </w:r>
            <w:r w:rsidR="008155FC">
              <w:rPr>
                <w:webHidden/>
              </w:rPr>
              <w:tab/>
            </w:r>
            <w:r w:rsidR="008155FC">
              <w:rPr>
                <w:webHidden/>
              </w:rPr>
              <w:fldChar w:fldCharType="begin"/>
            </w:r>
            <w:r w:rsidR="008155FC">
              <w:rPr>
                <w:webHidden/>
              </w:rPr>
              <w:instrText xml:space="preserve"> PAGEREF _Toc226466582 \h </w:instrText>
            </w:r>
            <w:r w:rsidR="008155FC">
              <w:rPr>
                <w:webHidden/>
              </w:rPr>
            </w:r>
            <w:r w:rsidR="008155FC">
              <w:rPr>
                <w:webHidden/>
              </w:rPr>
              <w:fldChar w:fldCharType="separate"/>
            </w:r>
            <w:r w:rsidR="008155FC">
              <w:rPr>
                <w:webHidden/>
              </w:rPr>
              <w:t>11</w:t>
            </w:r>
            <w:r w:rsidR="008155FC">
              <w:rPr>
                <w:webHidden/>
              </w:rPr>
              <w:fldChar w:fldCharType="end"/>
            </w:r>
          </w:hyperlink>
        </w:p>
        <w:p w14:paraId="0C3D4004" w14:textId="33875D94"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83" w:history="1">
            <w:r w:rsidR="008155FC" w:rsidRPr="006A22D9">
              <w:rPr>
                <w:rStyle w:val="Hyperlink"/>
              </w:rPr>
              <w:t>3.3.1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Rechtsangelegenheiten und Verwaltungsservice (Präs/1a)</w:t>
            </w:r>
            <w:r w:rsidR="008155FC">
              <w:rPr>
                <w:webHidden/>
              </w:rPr>
              <w:tab/>
            </w:r>
            <w:r w:rsidR="008155FC">
              <w:rPr>
                <w:webHidden/>
              </w:rPr>
              <w:fldChar w:fldCharType="begin"/>
            </w:r>
            <w:r w:rsidR="008155FC">
              <w:rPr>
                <w:webHidden/>
              </w:rPr>
              <w:instrText xml:space="preserve"> PAGEREF _Toc226466583 \h </w:instrText>
            </w:r>
            <w:r w:rsidR="008155FC">
              <w:rPr>
                <w:webHidden/>
              </w:rPr>
            </w:r>
            <w:r w:rsidR="008155FC">
              <w:rPr>
                <w:webHidden/>
              </w:rPr>
              <w:fldChar w:fldCharType="separate"/>
            </w:r>
            <w:r w:rsidR="008155FC">
              <w:rPr>
                <w:webHidden/>
              </w:rPr>
              <w:t>12</w:t>
            </w:r>
            <w:r w:rsidR="008155FC">
              <w:rPr>
                <w:webHidden/>
              </w:rPr>
              <w:fldChar w:fldCharType="end"/>
            </w:r>
          </w:hyperlink>
        </w:p>
        <w:p w14:paraId="24CDA2E3" w14:textId="70155048"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84" w:history="1">
            <w:r w:rsidR="008155FC" w:rsidRPr="006A22D9">
              <w:rPr>
                <w:rStyle w:val="Hyperlink"/>
              </w:rPr>
              <w:t>3.4</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Personalmanagement (Präs/2)</w:t>
            </w:r>
            <w:r w:rsidR="008155FC">
              <w:rPr>
                <w:webHidden/>
              </w:rPr>
              <w:tab/>
            </w:r>
            <w:r w:rsidR="008155FC">
              <w:rPr>
                <w:webHidden/>
              </w:rPr>
              <w:fldChar w:fldCharType="begin"/>
            </w:r>
            <w:r w:rsidR="008155FC">
              <w:rPr>
                <w:webHidden/>
              </w:rPr>
              <w:instrText xml:space="preserve"> PAGEREF _Toc226466584 \h </w:instrText>
            </w:r>
            <w:r w:rsidR="008155FC">
              <w:rPr>
                <w:webHidden/>
              </w:rPr>
            </w:r>
            <w:r w:rsidR="008155FC">
              <w:rPr>
                <w:webHidden/>
              </w:rPr>
              <w:fldChar w:fldCharType="separate"/>
            </w:r>
            <w:r w:rsidR="008155FC">
              <w:rPr>
                <w:webHidden/>
              </w:rPr>
              <w:t>12</w:t>
            </w:r>
            <w:r w:rsidR="008155FC">
              <w:rPr>
                <w:webHidden/>
              </w:rPr>
              <w:fldChar w:fldCharType="end"/>
            </w:r>
          </w:hyperlink>
        </w:p>
        <w:p w14:paraId="7FEE923D" w14:textId="66B216BD"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85" w:history="1">
            <w:r w:rsidR="008155FC" w:rsidRPr="006A22D9">
              <w:rPr>
                <w:rStyle w:val="Hyperlink"/>
              </w:rPr>
              <w:t>3.4.1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Stab der Abteilung Präs/2</w:t>
            </w:r>
            <w:r w:rsidR="008155FC">
              <w:rPr>
                <w:webHidden/>
              </w:rPr>
              <w:tab/>
            </w:r>
            <w:r w:rsidR="008155FC">
              <w:rPr>
                <w:webHidden/>
              </w:rPr>
              <w:fldChar w:fldCharType="begin"/>
            </w:r>
            <w:r w:rsidR="008155FC">
              <w:rPr>
                <w:webHidden/>
              </w:rPr>
              <w:instrText xml:space="preserve"> PAGEREF _Toc226466585 \h </w:instrText>
            </w:r>
            <w:r w:rsidR="008155FC">
              <w:rPr>
                <w:webHidden/>
              </w:rPr>
            </w:r>
            <w:r w:rsidR="008155FC">
              <w:rPr>
                <w:webHidden/>
              </w:rPr>
              <w:fldChar w:fldCharType="separate"/>
            </w:r>
            <w:r w:rsidR="008155FC">
              <w:rPr>
                <w:webHidden/>
              </w:rPr>
              <w:t>13</w:t>
            </w:r>
            <w:r w:rsidR="008155FC">
              <w:rPr>
                <w:webHidden/>
              </w:rPr>
              <w:fldChar w:fldCharType="end"/>
            </w:r>
          </w:hyperlink>
        </w:p>
        <w:p w14:paraId="7E6D1BB4" w14:textId="1C607A28"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86" w:history="1">
            <w:r w:rsidR="008155FC" w:rsidRPr="006A22D9">
              <w:rPr>
                <w:rStyle w:val="Hyperlink"/>
              </w:rPr>
              <w:t>3.4.2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Besoldung und Dienstreisen – Servicestelle (Präs/2a)</w:t>
            </w:r>
            <w:r w:rsidR="008155FC">
              <w:rPr>
                <w:webHidden/>
              </w:rPr>
              <w:tab/>
            </w:r>
            <w:r w:rsidR="008155FC">
              <w:rPr>
                <w:webHidden/>
              </w:rPr>
              <w:fldChar w:fldCharType="begin"/>
            </w:r>
            <w:r w:rsidR="008155FC">
              <w:rPr>
                <w:webHidden/>
              </w:rPr>
              <w:instrText xml:space="preserve"> PAGEREF _Toc226466586 \h </w:instrText>
            </w:r>
            <w:r w:rsidR="008155FC">
              <w:rPr>
                <w:webHidden/>
              </w:rPr>
            </w:r>
            <w:r w:rsidR="008155FC">
              <w:rPr>
                <w:webHidden/>
              </w:rPr>
              <w:fldChar w:fldCharType="separate"/>
            </w:r>
            <w:r w:rsidR="008155FC">
              <w:rPr>
                <w:webHidden/>
              </w:rPr>
              <w:t>13</w:t>
            </w:r>
            <w:r w:rsidR="008155FC">
              <w:rPr>
                <w:webHidden/>
              </w:rPr>
              <w:fldChar w:fldCharType="end"/>
            </w:r>
          </w:hyperlink>
        </w:p>
        <w:p w14:paraId="3ACCB7CF" w14:textId="40F87CAC"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87" w:history="1">
            <w:r w:rsidR="008155FC" w:rsidRPr="006A22D9">
              <w:rPr>
                <w:rStyle w:val="Hyperlink"/>
                <w:lang w:val="en-AU"/>
              </w:rPr>
              <w:t>3.4.3</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en-AU"/>
              </w:rPr>
              <w:t>Referat Personalservice und Recruiting (Präs/2b)</w:t>
            </w:r>
            <w:r w:rsidR="008155FC">
              <w:rPr>
                <w:webHidden/>
              </w:rPr>
              <w:tab/>
            </w:r>
            <w:r w:rsidR="008155FC">
              <w:rPr>
                <w:webHidden/>
              </w:rPr>
              <w:fldChar w:fldCharType="begin"/>
            </w:r>
            <w:r w:rsidR="008155FC">
              <w:rPr>
                <w:webHidden/>
              </w:rPr>
              <w:instrText xml:space="preserve"> PAGEREF _Toc226466587 \h </w:instrText>
            </w:r>
            <w:r w:rsidR="008155FC">
              <w:rPr>
                <w:webHidden/>
              </w:rPr>
            </w:r>
            <w:r w:rsidR="008155FC">
              <w:rPr>
                <w:webHidden/>
              </w:rPr>
              <w:fldChar w:fldCharType="separate"/>
            </w:r>
            <w:r w:rsidR="008155FC">
              <w:rPr>
                <w:webHidden/>
              </w:rPr>
              <w:t>14</w:t>
            </w:r>
            <w:r w:rsidR="008155FC">
              <w:rPr>
                <w:webHidden/>
              </w:rPr>
              <w:fldChar w:fldCharType="end"/>
            </w:r>
          </w:hyperlink>
        </w:p>
        <w:p w14:paraId="5AB45DEF" w14:textId="2E3081B5"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88" w:history="1">
            <w:r w:rsidR="008155FC" w:rsidRPr="006A22D9">
              <w:rPr>
                <w:rStyle w:val="Hyperlink"/>
              </w:rPr>
              <w:t>3.4.4</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Ausbildung und Personalentwicklung (Präs/2c)</w:t>
            </w:r>
            <w:r w:rsidR="008155FC">
              <w:rPr>
                <w:webHidden/>
              </w:rPr>
              <w:tab/>
            </w:r>
            <w:r w:rsidR="008155FC">
              <w:rPr>
                <w:webHidden/>
              </w:rPr>
              <w:fldChar w:fldCharType="begin"/>
            </w:r>
            <w:r w:rsidR="008155FC">
              <w:rPr>
                <w:webHidden/>
              </w:rPr>
              <w:instrText xml:space="preserve"> PAGEREF _Toc226466588 \h </w:instrText>
            </w:r>
            <w:r w:rsidR="008155FC">
              <w:rPr>
                <w:webHidden/>
              </w:rPr>
            </w:r>
            <w:r w:rsidR="008155FC">
              <w:rPr>
                <w:webHidden/>
              </w:rPr>
              <w:fldChar w:fldCharType="separate"/>
            </w:r>
            <w:r w:rsidR="008155FC">
              <w:rPr>
                <w:webHidden/>
              </w:rPr>
              <w:t>15</w:t>
            </w:r>
            <w:r w:rsidR="008155FC">
              <w:rPr>
                <w:webHidden/>
              </w:rPr>
              <w:fldChar w:fldCharType="end"/>
            </w:r>
          </w:hyperlink>
        </w:p>
        <w:p w14:paraId="54847C94" w14:textId="35680B24"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89" w:history="1">
            <w:r w:rsidR="008155FC" w:rsidRPr="006A22D9">
              <w:rPr>
                <w:rStyle w:val="Hyperlink"/>
              </w:rPr>
              <w:t>3.5</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Wirtschafts- und Finanzmanagement (Präs/3)</w:t>
            </w:r>
            <w:r w:rsidR="008155FC">
              <w:rPr>
                <w:webHidden/>
              </w:rPr>
              <w:tab/>
            </w:r>
            <w:r w:rsidR="008155FC">
              <w:rPr>
                <w:webHidden/>
              </w:rPr>
              <w:fldChar w:fldCharType="begin"/>
            </w:r>
            <w:r w:rsidR="008155FC">
              <w:rPr>
                <w:webHidden/>
              </w:rPr>
              <w:instrText xml:space="preserve"> PAGEREF _Toc226466589 \h </w:instrText>
            </w:r>
            <w:r w:rsidR="008155FC">
              <w:rPr>
                <w:webHidden/>
              </w:rPr>
            </w:r>
            <w:r w:rsidR="008155FC">
              <w:rPr>
                <w:webHidden/>
              </w:rPr>
              <w:fldChar w:fldCharType="separate"/>
            </w:r>
            <w:r w:rsidR="008155FC">
              <w:rPr>
                <w:webHidden/>
              </w:rPr>
              <w:t>15</w:t>
            </w:r>
            <w:r w:rsidR="008155FC">
              <w:rPr>
                <w:webHidden/>
              </w:rPr>
              <w:fldChar w:fldCharType="end"/>
            </w:r>
          </w:hyperlink>
        </w:p>
        <w:p w14:paraId="79AC2309" w14:textId="164D9AA7"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0" w:history="1">
            <w:r w:rsidR="008155FC" w:rsidRPr="006A22D9">
              <w:rPr>
                <w:rStyle w:val="Hyperlink"/>
              </w:rPr>
              <w:t>3.5.2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Wirtschaftsstelle (Präs/3a)</w:t>
            </w:r>
            <w:r w:rsidR="008155FC">
              <w:rPr>
                <w:webHidden/>
              </w:rPr>
              <w:tab/>
            </w:r>
            <w:r w:rsidR="008155FC">
              <w:rPr>
                <w:webHidden/>
              </w:rPr>
              <w:fldChar w:fldCharType="begin"/>
            </w:r>
            <w:r w:rsidR="008155FC">
              <w:rPr>
                <w:webHidden/>
              </w:rPr>
              <w:instrText xml:space="preserve"> PAGEREF _Toc226466590 \h </w:instrText>
            </w:r>
            <w:r w:rsidR="008155FC">
              <w:rPr>
                <w:webHidden/>
              </w:rPr>
            </w:r>
            <w:r w:rsidR="008155FC">
              <w:rPr>
                <w:webHidden/>
              </w:rPr>
              <w:fldChar w:fldCharType="separate"/>
            </w:r>
            <w:r w:rsidR="008155FC">
              <w:rPr>
                <w:webHidden/>
              </w:rPr>
              <w:t>15</w:t>
            </w:r>
            <w:r w:rsidR="008155FC">
              <w:rPr>
                <w:webHidden/>
              </w:rPr>
              <w:fldChar w:fldCharType="end"/>
            </w:r>
          </w:hyperlink>
        </w:p>
        <w:p w14:paraId="5BC91857" w14:textId="4924A985"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1" w:history="1">
            <w:r w:rsidR="008155FC" w:rsidRPr="006A22D9">
              <w:rPr>
                <w:rStyle w:val="Hyperlink"/>
                <w:lang w:val="en-US"/>
              </w:rPr>
              <w:t>3.5.3</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en-US"/>
              </w:rPr>
              <w:t>Referat Facility Management (Präs/3b)</w:t>
            </w:r>
            <w:r w:rsidR="008155FC">
              <w:rPr>
                <w:webHidden/>
              </w:rPr>
              <w:tab/>
            </w:r>
            <w:r w:rsidR="008155FC">
              <w:rPr>
                <w:webHidden/>
              </w:rPr>
              <w:fldChar w:fldCharType="begin"/>
            </w:r>
            <w:r w:rsidR="008155FC">
              <w:rPr>
                <w:webHidden/>
              </w:rPr>
              <w:instrText xml:space="preserve"> PAGEREF _Toc226466591 \h </w:instrText>
            </w:r>
            <w:r w:rsidR="008155FC">
              <w:rPr>
                <w:webHidden/>
              </w:rPr>
            </w:r>
            <w:r w:rsidR="008155FC">
              <w:rPr>
                <w:webHidden/>
              </w:rPr>
              <w:fldChar w:fldCharType="separate"/>
            </w:r>
            <w:r w:rsidR="008155FC">
              <w:rPr>
                <w:webHidden/>
              </w:rPr>
              <w:t>16</w:t>
            </w:r>
            <w:r w:rsidR="008155FC">
              <w:rPr>
                <w:webHidden/>
              </w:rPr>
              <w:fldChar w:fldCharType="end"/>
            </w:r>
          </w:hyperlink>
        </w:p>
        <w:p w14:paraId="4CB7960D" w14:textId="6BD9CAF0"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2" w:history="1">
            <w:r w:rsidR="008155FC" w:rsidRPr="006A22D9">
              <w:rPr>
                <w:rStyle w:val="Hyperlink"/>
              </w:rPr>
              <w:t>3.5.4</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Finanzmanagement (Präs/3c)</w:t>
            </w:r>
            <w:r w:rsidR="008155FC">
              <w:rPr>
                <w:webHidden/>
              </w:rPr>
              <w:tab/>
            </w:r>
            <w:r w:rsidR="008155FC">
              <w:rPr>
                <w:webHidden/>
              </w:rPr>
              <w:fldChar w:fldCharType="begin"/>
            </w:r>
            <w:r w:rsidR="008155FC">
              <w:rPr>
                <w:webHidden/>
              </w:rPr>
              <w:instrText xml:space="preserve"> PAGEREF _Toc226466592 \h </w:instrText>
            </w:r>
            <w:r w:rsidR="008155FC">
              <w:rPr>
                <w:webHidden/>
              </w:rPr>
            </w:r>
            <w:r w:rsidR="008155FC">
              <w:rPr>
                <w:webHidden/>
              </w:rPr>
              <w:fldChar w:fldCharType="separate"/>
            </w:r>
            <w:r w:rsidR="008155FC">
              <w:rPr>
                <w:webHidden/>
              </w:rPr>
              <w:t>17</w:t>
            </w:r>
            <w:r w:rsidR="008155FC">
              <w:rPr>
                <w:webHidden/>
              </w:rPr>
              <w:fldChar w:fldCharType="end"/>
            </w:r>
          </w:hyperlink>
        </w:p>
        <w:p w14:paraId="3A043F66" w14:textId="6DD6ACE7"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93" w:history="1">
            <w:r w:rsidR="008155FC" w:rsidRPr="006A22D9">
              <w:rPr>
                <w:rStyle w:val="Hyperlink"/>
              </w:rPr>
              <w:t>3.6</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Marketing und Kundenservice (Präs/4)</w:t>
            </w:r>
            <w:r w:rsidR="008155FC">
              <w:rPr>
                <w:webHidden/>
              </w:rPr>
              <w:tab/>
            </w:r>
            <w:r w:rsidR="008155FC">
              <w:rPr>
                <w:webHidden/>
              </w:rPr>
              <w:fldChar w:fldCharType="begin"/>
            </w:r>
            <w:r w:rsidR="008155FC">
              <w:rPr>
                <w:webHidden/>
              </w:rPr>
              <w:instrText xml:space="preserve"> PAGEREF _Toc226466593 \h </w:instrText>
            </w:r>
            <w:r w:rsidR="008155FC">
              <w:rPr>
                <w:webHidden/>
              </w:rPr>
            </w:r>
            <w:r w:rsidR="008155FC">
              <w:rPr>
                <w:webHidden/>
              </w:rPr>
              <w:fldChar w:fldCharType="separate"/>
            </w:r>
            <w:r w:rsidR="008155FC">
              <w:rPr>
                <w:webHidden/>
              </w:rPr>
              <w:t>18</w:t>
            </w:r>
            <w:r w:rsidR="008155FC">
              <w:rPr>
                <w:webHidden/>
              </w:rPr>
              <w:fldChar w:fldCharType="end"/>
            </w:r>
          </w:hyperlink>
        </w:p>
        <w:p w14:paraId="5000FB41" w14:textId="1786B530"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4" w:history="1">
            <w:r w:rsidR="008155FC" w:rsidRPr="006A22D9">
              <w:rPr>
                <w:rStyle w:val="Hyperlink"/>
              </w:rPr>
              <w:t>3.6.1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Marketing (Präs/4a)</w:t>
            </w:r>
            <w:r w:rsidR="008155FC">
              <w:rPr>
                <w:webHidden/>
              </w:rPr>
              <w:tab/>
            </w:r>
            <w:r w:rsidR="008155FC">
              <w:rPr>
                <w:webHidden/>
              </w:rPr>
              <w:fldChar w:fldCharType="begin"/>
            </w:r>
            <w:r w:rsidR="008155FC">
              <w:rPr>
                <w:webHidden/>
              </w:rPr>
              <w:instrText xml:space="preserve"> PAGEREF _Toc226466594 \h </w:instrText>
            </w:r>
            <w:r w:rsidR="008155FC">
              <w:rPr>
                <w:webHidden/>
              </w:rPr>
            </w:r>
            <w:r w:rsidR="008155FC">
              <w:rPr>
                <w:webHidden/>
              </w:rPr>
              <w:fldChar w:fldCharType="separate"/>
            </w:r>
            <w:r w:rsidR="008155FC">
              <w:rPr>
                <w:webHidden/>
              </w:rPr>
              <w:t>18</w:t>
            </w:r>
            <w:r w:rsidR="008155FC">
              <w:rPr>
                <w:webHidden/>
              </w:rPr>
              <w:fldChar w:fldCharType="end"/>
            </w:r>
          </w:hyperlink>
        </w:p>
        <w:p w14:paraId="50B3C63A" w14:textId="5C8CF4D8"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5" w:history="1">
            <w:r w:rsidR="008155FC" w:rsidRPr="006A22D9">
              <w:rPr>
                <w:rStyle w:val="Hyperlink"/>
              </w:rPr>
              <w:t>3.6.2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Kundenbetreuung (Präs/4b)</w:t>
            </w:r>
            <w:r w:rsidR="008155FC">
              <w:rPr>
                <w:webHidden/>
              </w:rPr>
              <w:tab/>
            </w:r>
            <w:r w:rsidR="008155FC">
              <w:rPr>
                <w:webHidden/>
              </w:rPr>
              <w:fldChar w:fldCharType="begin"/>
            </w:r>
            <w:r w:rsidR="008155FC">
              <w:rPr>
                <w:webHidden/>
              </w:rPr>
              <w:instrText xml:space="preserve"> PAGEREF _Toc226466595 \h </w:instrText>
            </w:r>
            <w:r w:rsidR="008155FC">
              <w:rPr>
                <w:webHidden/>
              </w:rPr>
            </w:r>
            <w:r w:rsidR="008155FC">
              <w:rPr>
                <w:webHidden/>
              </w:rPr>
              <w:fldChar w:fldCharType="separate"/>
            </w:r>
            <w:r w:rsidR="008155FC">
              <w:rPr>
                <w:webHidden/>
              </w:rPr>
              <w:t>19</w:t>
            </w:r>
            <w:r w:rsidR="008155FC">
              <w:rPr>
                <w:webHidden/>
              </w:rPr>
              <w:fldChar w:fldCharType="end"/>
            </w:r>
          </w:hyperlink>
        </w:p>
        <w:p w14:paraId="1BC88234" w14:textId="77637758"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6" w:history="1">
            <w:r w:rsidR="008155FC" w:rsidRPr="006A22D9">
              <w:rPr>
                <w:rStyle w:val="Hyperlink"/>
              </w:rPr>
              <w:t>3.6.3</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Abgabe und Verrechnung (Präs/4c)</w:t>
            </w:r>
            <w:r w:rsidR="008155FC">
              <w:rPr>
                <w:webHidden/>
              </w:rPr>
              <w:tab/>
            </w:r>
            <w:r w:rsidR="008155FC">
              <w:rPr>
                <w:webHidden/>
              </w:rPr>
              <w:fldChar w:fldCharType="begin"/>
            </w:r>
            <w:r w:rsidR="008155FC">
              <w:rPr>
                <w:webHidden/>
              </w:rPr>
              <w:instrText xml:space="preserve"> PAGEREF _Toc226466596 \h </w:instrText>
            </w:r>
            <w:r w:rsidR="008155FC">
              <w:rPr>
                <w:webHidden/>
              </w:rPr>
            </w:r>
            <w:r w:rsidR="008155FC">
              <w:rPr>
                <w:webHidden/>
              </w:rPr>
              <w:fldChar w:fldCharType="separate"/>
            </w:r>
            <w:r w:rsidR="008155FC">
              <w:rPr>
                <w:webHidden/>
              </w:rPr>
              <w:t>19</w:t>
            </w:r>
            <w:r w:rsidR="008155FC">
              <w:rPr>
                <w:webHidden/>
              </w:rPr>
              <w:fldChar w:fldCharType="end"/>
            </w:r>
          </w:hyperlink>
        </w:p>
        <w:p w14:paraId="7637C447" w14:textId="488E0CA1"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597" w:history="1">
            <w:r w:rsidR="008155FC" w:rsidRPr="006A22D9">
              <w:rPr>
                <w:rStyle w:val="Hyperlink"/>
              </w:rPr>
              <w:t>3.7</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IT-Servicemanagement und IT-Infrastruktur (Präs/5)</w:t>
            </w:r>
            <w:r w:rsidR="008155FC">
              <w:rPr>
                <w:webHidden/>
              </w:rPr>
              <w:tab/>
            </w:r>
            <w:r w:rsidR="008155FC">
              <w:rPr>
                <w:webHidden/>
              </w:rPr>
              <w:fldChar w:fldCharType="begin"/>
            </w:r>
            <w:r w:rsidR="008155FC">
              <w:rPr>
                <w:webHidden/>
              </w:rPr>
              <w:instrText xml:space="preserve"> PAGEREF _Toc226466597 \h </w:instrText>
            </w:r>
            <w:r w:rsidR="008155FC">
              <w:rPr>
                <w:webHidden/>
              </w:rPr>
            </w:r>
            <w:r w:rsidR="008155FC">
              <w:rPr>
                <w:webHidden/>
              </w:rPr>
              <w:fldChar w:fldCharType="separate"/>
            </w:r>
            <w:r w:rsidR="008155FC">
              <w:rPr>
                <w:webHidden/>
              </w:rPr>
              <w:t>20</w:t>
            </w:r>
            <w:r w:rsidR="008155FC">
              <w:rPr>
                <w:webHidden/>
              </w:rPr>
              <w:fldChar w:fldCharType="end"/>
            </w:r>
          </w:hyperlink>
        </w:p>
        <w:p w14:paraId="5471CB42" w14:textId="3FA5BF13"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8" w:history="1">
            <w:r w:rsidR="008155FC" w:rsidRPr="006A22D9">
              <w:rPr>
                <w:rStyle w:val="Hyperlink"/>
              </w:rPr>
              <w:t>3.7.1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Stab der Abteilung Präs/5</w:t>
            </w:r>
            <w:r w:rsidR="008155FC">
              <w:rPr>
                <w:webHidden/>
              </w:rPr>
              <w:tab/>
            </w:r>
            <w:r w:rsidR="008155FC">
              <w:rPr>
                <w:webHidden/>
              </w:rPr>
              <w:fldChar w:fldCharType="begin"/>
            </w:r>
            <w:r w:rsidR="008155FC">
              <w:rPr>
                <w:webHidden/>
              </w:rPr>
              <w:instrText xml:space="preserve"> PAGEREF _Toc226466598 \h </w:instrText>
            </w:r>
            <w:r w:rsidR="008155FC">
              <w:rPr>
                <w:webHidden/>
              </w:rPr>
            </w:r>
            <w:r w:rsidR="008155FC">
              <w:rPr>
                <w:webHidden/>
              </w:rPr>
              <w:fldChar w:fldCharType="separate"/>
            </w:r>
            <w:r w:rsidR="008155FC">
              <w:rPr>
                <w:webHidden/>
              </w:rPr>
              <w:t>20</w:t>
            </w:r>
            <w:r w:rsidR="008155FC">
              <w:rPr>
                <w:webHidden/>
              </w:rPr>
              <w:fldChar w:fldCharType="end"/>
            </w:r>
          </w:hyperlink>
        </w:p>
        <w:p w14:paraId="2C8F795F" w14:textId="1CE4C665"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599" w:history="1">
            <w:r w:rsidR="008155FC" w:rsidRPr="006A22D9">
              <w:rPr>
                <w:rStyle w:val="Hyperlink"/>
                <w:lang w:val="en-US"/>
              </w:rPr>
              <w:t>3.7.2</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en-US"/>
              </w:rPr>
              <w:t>Referat Data Management (Präs/5a)</w:t>
            </w:r>
            <w:r w:rsidR="008155FC">
              <w:rPr>
                <w:webHidden/>
              </w:rPr>
              <w:tab/>
            </w:r>
            <w:r w:rsidR="008155FC">
              <w:rPr>
                <w:webHidden/>
              </w:rPr>
              <w:fldChar w:fldCharType="begin"/>
            </w:r>
            <w:r w:rsidR="008155FC">
              <w:rPr>
                <w:webHidden/>
              </w:rPr>
              <w:instrText xml:space="preserve"> PAGEREF _Toc226466599 \h </w:instrText>
            </w:r>
            <w:r w:rsidR="008155FC">
              <w:rPr>
                <w:webHidden/>
              </w:rPr>
            </w:r>
            <w:r w:rsidR="008155FC">
              <w:rPr>
                <w:webHidden/>
              </w:rPr>
              <w:fldChar w:fldCharType="separate"/>
            </w:r>
            <w:r w:rsidR="008155FC">
              <w:rPr>
                <w:webHidden/>
              </w:rPr>
              <w:t>21</w:t>
            </w:r>
            <w:r w:rsidR="008155FC">
              <w:rPr>
                <w:webHidden/>
              </w:rPr>
              <w:fldChar w:fldCharType="end"/>
            </w:r>
          </w:hyperlink>
        </w:p>
        <w:p w14:paraId="172FF58D" w14:textId="691CF09F"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00" w:history="1">
            <w:r w:rsidR="008155FC" w:rsidRPr="006A22D9">
              <w:rPr>
                <w:rStyle w:val="Hyperlink"/>
              </w:rPr>
              <w:t>3.7.3</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Processing (Präs/5b)</w:t>
            </w:r>
            <w:r w:rsidR="008155FC">
              <w:rPr>
                <w:webHidden/>
              </w:rPr>
              <w:tab/>
            </w:r>
            <w:r w:rsidR="008155FC">
              <w:rPr>
                <w:webHidden/>
              </w:rPr>
              <w:fldChar w:fldCharType="begin"/>
            </w:r>
            <w:r w:rsidR="008155FC">
              <w:rPr>
                <w:webHidden/>
              </w:rPr>
              <w:instrText xml:space="preserve"> PAGEREF _Toc226466600 \h </w:instrText>
            </w:r>
            <w:r w:rsidR="008155FC">
              <w:rPr>
                <w:webHidden/>
              </w:rPr>
            </w:r>
            <w:r w:rsidR="008155FC">
              <w:rPr>
                <w:webHidden/>
              </w:rPr>
              <w:fldChar w:fldCharType="separate"/>
            </w:r>
            <w:r w:rsidR="008155FC">
              <w:rPr>
                <w:webHidden/>
              </w:rPr>
              <w:t>21</w:t>
            </w:r>
            <w:r w:rsidR="008155FC">
              <w:rPr>
                <w:webHidden/>
              </w:rPr>
              <w:fldChar w:fldCharType="end"/>
            </w:r>
          </w:hyperlink>
        </w:p>
        <w:p w14:paraId="25EBD301" w14:textId="630C5511"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01" w:history="1">
            <w:r w:rsidR="008155FC" w:rsidRPr="006A22D9">
              <w:rPr>
                <w:rStyle w:val="Hyperlink"/>
              </w:rPr>
              <w:t>3.7.4</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Client und Servicedesk (Präs/5c)</w:t>
            </w:r>
            <w:r w:rsidR="008155FC">
              <w:rPr>
                <w:webHidden/>
              </w:rPr>
              <w:tab/>
            </w:r>
            <w:r w:rsidR="008155FC">
              <w:rPr>
                <w:webHidden/>
              </w:rPr>
              <w:fldChar w:fldCharType="begin"/>
            </w:r>
            <w:r w:rsidR="008155FC">
              <w:rPr>
                <w:webHidden/>
              </w:rPr>
              <w:instrText xml:space="preserve"> PAGEREF _Toc226466601 \h </w:instrText>
            </w:r>
            <w:r w:rsidR="008155FC">
              <w:rPr>
                <w:webHidden/>
              </w:rPr>
            </w:r>
            <w:r w:rsidR="008155FC">
              <w:rPr>
                <w:webHidden/>
              </w:rPr>
              <w:fldChar w:fldCharType="separate"/>
            </w:r>
            <w:r w:rsidR="008155FC">
              <w:rPr>
                <w:webHidden/>
              </w:rPr>
              <w:t>21</w:t>
            </w:r>
            <w:r w:rsidR="008155FC">
              <w:rPr>
                <w:webHidden/>
              </w:rPr>
              <w:fldChar w:fldCharType="end"/>
            </w:r>
          </w:hyperlink>
        </w:p>
        <w:p w14:paraId="630A8A5A" w14:textId="044A49D8"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02" w:history="1">
            <w:r w:rsidR="008155FC" w:rsidRPr="006A22D9">
              <w:rPr>
                <w:rStyle w:val="Hyperlink"/>
                <w:lang w:val="en-US"/>
              </w:rPr>
              <w:t>3.7.5</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en-US"/>
              </w:rPr>
              <w:t>Referat Network und Security (Präs/5c)</w:t>
            </w:r>
            <w:r w:rsidR="008155FC">
              <w:rPr>
                <w:webHidden/>
              </w:rPr>
              <w:tab/>
            </w:r>
            <w:r w:rsidR="008155FC">
              <w:rPr>
                <w:webHidden/>
              </w:rPr>
              <w:fldChar w:fldCharType="begin"/>
            </w:r>
            <w:r w:rsidR="008155FC">
              <w:rPr>
                <w:webHidden/>
              </w:rPr>
              <w:instrText xml:space="preserve"> PAGEREF _Toc226466602 \h </w:instrText>
            </w:r>
            <w:r w:rsidR="008155FC">
              <w:rPr>
                <w:webHidden/>
              </w:rPr>
            </w:r>
            <w:r w:rsidR="008155FC">
              <w:rPr>
                <w:webHidden/>
              </w:rPr>
              <w:fldChar w:fldCharType="separate"/>
            </w:r>
            <w:r w:rsidR="008155FC">
              <w:rPr>
                <w:webHidden/>
              </w:rPr>
              <w:t>22</w:t>
            </w:r>
            <w:r w:rsidR="008155FC">
              <w:rPr>
                <w:webHidden/>
              </w:rPr>
              <w:fldChar w:fldCharType="end"/>
            </w:r>
          </w:hyperlink>
        </w:p>
        <w:p w14:paraId="266A995B" w14:textId="571261D0"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03" w:history="1">
            <w:r w:rsidR="008155FC" w:rsidRPr="006A22D9">
              <w:rPr>
                <w:rStyle w:val="Hyperlink"/>
                <w:lang w:val="en-US"/>
              </w:rPr>
              <w:t>3.8</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en-US"/>
              </w:rPr>
              <w:t>Schnittstellen und Kooperationen (Präsidium)</w:t>
            </w:r>
            <w:r w:rsidR="008155FC">
              <w:rPr>
                <w:webHidden/>
              </w:rPr>
              <w:tab/>
            </w:r>
            <w:r w:rsidR="008155FC">
              <w:rPr>
                <w:webHidden/>
              </w:rPr>
              <w:fldChar w:fldCharType="begin"/>
            </w:r>
            <w:r w:rsidR="008155FC">
              <w:rPr>
                <w:webHidden/>
              </w:rPr>
              <w:instrText xml:space="preserve"> PAGEREF _Toc226466603 \h </w:instrText>
            </w:r>
            <w:r w:rsidR="008155FC">
              <w:rPr>
                <w:webHidden/>
              </w:rPr>
            </w:r>
            <w:r w:rsidR="008155FC">
              <w:rPr>
                <w:webHidden/>
              </w:rPr>
              <w:fldChar w:fldCharType="separate"/>
            </w:r>
            <w:r w:rsidR="008155FC">
              <w:rPr>
                <w:webHidden/>
              </w:rPr>
              <w:t>22</w:t>
            </w:r>
            <w:r w:rsidR="008155FC">
              <w:rPr>
                <w:webHidden/>
              </w:rPr>
              <w:fldChar w:fldCharType="end"/>
            </w:r>
          </w:hyperlink>
        </w:p>
        <w:p w14:paraId="6289F8CB" w14:textId="4FC3C806"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604" w:history="1">
            <w:r w:rsidR="008155FC" w:rsidRPr="006A22D9">
              <w:rPr>
                <w:rStyle w:val="Hyperlink"/>
              </w:rPr>
              <w:t>4</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rPr>
              <w:t>Gruppe Eichwesen</w:t>
            </w:r>
            <w:r w:rsidR="008155FC">
              <w:rPr>
                <w:webHidden/>
              </w:rPr>
              <w:tab/>
            </w:r>
            <w:r w:rsidR="008155FC">
              <w:rPr>
                <w:webHidden/>
              </w:rPr>
              <w:fldChar w:fldCharType="begin"/>
            </w:r>
            <w:r w:rsidR="008155FC">
              <w:rPr>
                <w:webHidden/>
              </w:rPr>
              <w:instrText xml:space="preserve"> PAGEREF _Toc226466604 \h </w:instrText>
            </w:r>
            <w:r w:rsidR="008155FC">
              <w:rPr>
                <w:webHidden/>
              </w:rPr>
            </w:r>
            <w:r w:rsidR="008155FC">
              <w:rPr>
                <w:webHidden/>
              </w:rPr>
              <w:fldChar w:fldCharType="separate"/>
            </w:r>
            <w:r w:rsidR="008155FC">
              <w:rPr>
                <w:webHidden/>
              </w:rPr>
              <w:t>24</w:t>
            </w:r>
            <w:r w:rsidR="008155FC">
              <w:rPr>
                <w:webHidden/>
              </w:rPr>
              <w:fldChar w:fldCharType="end"/>
            </w:r>
          </w:hyperlink>
        </w:p>
        <w:p w14:paraId="621A818D" w14:textId="5B656B13"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05" w:history="1">
            <w:r w:rsidR="008155FC" w:rsidRPr="006A22D9">
              <w:rPr>
                <w:rStyle w:val="Hyperlink"/>
              </w:rPr>
              <w:t>4.1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Organigramm</w:t>
            </w:r>
            <w:r w:rsidR="008155FC">
              <w:rPr>
                <w:webHidden/>
              </w:rPr>
              <w:tab/>
            </w:r>
            <w:r w:rsidR="008155FC">
              <w:rPr>
                <w:webHidden/>
              </w:rPr>
              <w:fldChar w:fldCharType="begin"/>
            </w:r>
            <w:r w:rsidR="008155FC">
              <w:rPr>
                <w:webHidden/>
              </w:rPr>
              <w:instrText xml:space="preserve"> PAGEREF _Toc226466605 \h </w:instrText>
            </w:r>
            <w:r w:rsidR="008155FC">
              <w:rPr>
                <w:webHidden/>
              </w:rPr>
            </w:r>
            <w:r w:rsidR="008155FC">
              <w:rPr>
                <w:webHidden/>
              </w:rPr>
              <w:fldChar w:fldCharType="separate"/>
            </w:r>
            <w:r w:rsidR="008155FC">
              <w:rPr>
                <w:webHidden/>
              </w:rPr>
              <w:t>24</w:t>
            </w:r>
            <w:r w:rsidR="008155FC">
              <w:rPr>
                <w:webHidden/>
              </w:rPr>
              <w:fldChar w:fldCharType="end"/>
            </w:r>
          </w:hyperlink>
        </w:p>
        <w:p w14:paraId="2DE8D717" w14:textId="3F58901F"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06" w:history="1">
            <w:r w:rsidR="008155FC" w:rsidRPr="006A22D9">
              <w:rPr>
                <w:rStyle w:val="Hyperlink"/>
                <w:rFonts w:eastAsia="Times New Roman" w:cs="Calibri"/>
                <w:lang w:val="de-DE" w:eastAsia="de-DE"/>
              </w:rPr>
              <w:t>4.2</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cs="Calibri"/>
                <w:lang w:val="de-DE" w:eastAsia="de-DE"/>
              </w:rPr>
              <w:t>Stab Eichwesen</w:t>
            </w:r>
            <w:r w:rsidR="008155FC">
              <w:rPr>
                <w:webHidden/>
              </w:rPr>
              <w:tab/>
            </w:r>
            <w:r w:rsidR="008155FC">
              <w:rPr>
                <w:webHidden/>
              </w:rPr>
              <w:fldChar w:fldCharType="begin"/>
            </w:r>
            <w:r w:rsidR="008155FC">
              <w:rPr>
                <w:webHidden/>
              </w:rPr>
              <w:instrText xml:space="preserve"> PAGEREF _Toc226466606 \h </w:instrText>
            </w:r>
            <w:r w:rsidR="008155FC">
              <w:rPr>
                <w:webHidden/>
              </w:rPr>
            </w:r>
            <w:r w:rsidR="008155FC">
              <w:rPr>
                <w:webHidden/>
              </w:rPr>
              <w:fldChar w:fldCharType="separate"/>
            </w:r>
            <w:r w:rsidR="008155FC">
              <w:rPr>
                <w:webHidden/>
              </w:rPr>
              <w:t>24</w:t>
            </w:r>
            <w:r w:rsidR="008155FC">
              <w:rPr>
                <w:webHidden/>
              </w:rPr>
              <w:fldChar w:fldCharType="end"/>
            </w:r>
          </w:hyperlink>
        </w:p>
        <w:p w14:paraId="5890512A" w14:textId="18CB625C"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07" w:history="1">
            <w:r w:rsidR="008155FC" w:rsidRPr="006A22D9">
              <w:rPr>
                <w:rStyle w:val="Hyperlink"/>
                <w:rFonts w:eastAsia="Times New Roman"/>
                <w:lang w:val="de-DE" w:eastAsia="de-DE"/>
              </w:rPr>
              <w:t>4.3</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val="de-DE" w:eastAsia="de-DE"/>
              </w:rPr>
              <w:t>Abteilung Elektrizität und Akustik (E1)</w:t>
            </w:r>
            <w:r w:rsidR="008155FC">
              <w:rPr>
                <w:webHidden/>
              </w:rPr>
              <w:tab/>
            </w:r>
            <w:r w:rsidR="008155FC">
              <w:rPr>
                <w:webHidden/>
              </w:rPr>
              <w:fldChar w:fldCharType="begin"/>
            </w:r>
            <w:r w:rsidR="008155FC">
              <w:rPr>
                <w:webHidden/>
              </w:rPr>
              <w:instrText xml:space="preserve"> PAGEREF _Toc226466607 \h </w:instrText>
            </w:r>
            <w:r w:rsidR="008155FC">
              <w:rPr>
                <w:webHidden/>
              </w:rPr>
            </w:r>
            <w:r w:rsidR="008155FC">
              <w:rPr>
                <w:webHidden/>
              </w:rPr>
              <w:fldChar w:fldCharType="separate"/>
            </w:r>
            <w:r w:rsidR="008155FC">
              <w:rPr>
                <w:webHidden/>
              </w:rPr>
              <w:t>25</w:t>
            </w:r>
            <w:r w:rsidR="008155FC">
              <w:rPr>
                <w:webHidden/>
              </w:rPr>
              <w:fldChar w:fldCharType="end"/>
            </w:r>
          </w:hyperlink>
        </w:p>
        <w:p w14:paraId="3386A0DC" w14:textId="225F6347"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08" w:history="1">
            <w:r w:rsidR="008155FC" w:rsidRPr="006A22D9">
              <w:rPr>
                <w:rStyle w:val="Hyperlink"/>
                <w:lang w:val="de-DE" w:eastAsia="de-DE"/>
              </w:rPr>
              <w:t>4.3.1</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de-DE" w:eastAsia="de-DE"/>
              </w:rPr>
              <w:t>Referat Elektrische Größen (E11)</w:t>
            </w:r>
            <w:r w:rsidR="008155FC">
              <w:rPr>
                <w:webHidden/>
              </w:rPr>
              <w:tab/>
            </w:r>
            <w:r w:rsidR="008155FC">
              <w:rPr>
                <w:webHidden/>
              </w:rPr>
              <w:fldChar w:fldCharType="begin"/>
            </w:r>
            <w:r w:rsidR="008155FC">
              <w:rPr>
                <w:webHidden/>
              </w:rPr>
              <w:instrText xml:space="preserve"> PAGEREF _Toc226466608 \h </w:instrText>
            </w:r>
            <w:r w:rsidR="008155FC">
              <w:rPr>
                <w:webHidden/>
              </w:rPr>
            </w:r>
            <w:r w:rsidR="008155FC">
              <w:rPr>
                <w:webHidden/>
              </w:rPr>
              <w:fldChar w:fldCharType="separate"/>
            </w:r>
            <w:r w:rsidR="008155FC">
              <w:rPr>
                <w:webHidden/>
              </w:rPr>
              <w:t>25</w:t>
            </w:r>
            <w:r w:rsidR="008155FC">
              <w:rPr>
                <w:webHidden/>
              </w:rPr>
              <w:fldChar w:fldCharType="end"/>
            </w:r>
          </w:hyperlink>
        </w:p>
        <w:p w14:paraId="4ED5E147" w14:textId="302F7676"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09" w:history="1">
            <w:r w:rsidR="008155FC" w:rsidRPr="006A22D9">
              <w:rPr>
                <w:rStyle w:val="Hyperlink"/>
                <w:rFonts w:eastAsia="Times New Roman"/>
                <w:lang w:eastAsia="de-AT"/>
              </w:rPr>
              <w:t>4.3.2</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Akustik, Vibration, Verkehr (E 12)</w:t>
            </w:r>
            <w:r w:rsidR="008155FC">
              <w:rPr>
                <w:webHidden/>
              </w:rPr>
              <w:tab/>
            </w:r>
            <w:r w:rsidR="008155FC">
              <w:rPr>
                <w:webHidden/>
              </w:rPr>
              <w:fldChar w:fldCharType="begin"/>
            </w:r>
            <w:r w:rsidR="008155FC">
              <w:rPr>
                <w:webHidden/>
              </w:rPr>
              <w:instrText xml:space="preserve"> PAGEREF _Toc226466609 \h </w:instrText>
            </w:r>
            <w:r w:rsidR="008155FC">
              <w:rPr>
                <w:webHidden/>
              </w:rPr>
            </w:r>
            <w:r w:rsidR="008155FC">
              <w:rPr>
                <w:webHidden/>
              </w:rPr>
              <w:fldChar w:fldCharType="separate"/>
            </w:r>
            <w:r w:rsidR="008155FC">
              <w:rPr>
                <w:webHidden/>
              </w:rPr>
              <w:t>28</w:t>
            </w:r>
            <w:r w:rsidR="008155FC">
              <w:rPr>
                <w:webHidden/>
              </w:rPr>
              <w:fldChar w:fldCharType="end"/>
            </w:r>
          </w:hyperlink>
        </w:p>
        <w:p w14:paraId="7E3033F6" w14:textId="6777B7EC"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10" w:history="1">
            <w:r w:rsidR="008155FC" w:rsidRPr="006A22D9">
              <w:rPr>
                <w:rStyle w:val="Hyperlink"/>
                <w:rFonts w:eastAsia="Times New Roman"/>
                <w:lang w:eastAsia="de-AT"/>
              </w:rPr>
              <w:t>4.4</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val="de-DE" w:eastAsia="de-DE"/>
              </w:rPr>
              <w:t>Abteilung Länge, Zeit und Masse (E2)</w:t>
            </w:r>
            <w:r w:rsidR="008155FC">
              <w:rPr>
                <w:webHidden/>
              </w:rPr>
              <w:tab/>
            </w:r>
            <w:r w:rsidR="008155FC">
              <w:rPr>
                <w:webHidden/>
              </w:rPr>
              <w:fldChar w:fldCharType="begin"/>
            </w:r>
            <w:r w:rsidR="008155FC">
              <w:rPr>
                <w:webHidden/>
              </w:rPr>
              <w:instrText xml:space="preserve"> PAGEREF _Toc226466610 \h </w:instrText>
            </w:r>
            <w:r w:rsidR="008155FC">
              <w:rPr>
                <w:webHidden/>
              </w:rPr>
            </w:r>
            <w:r w:rsidR="008155FC">
              <w:rPr>
                <w:webHidden/>
              </w:rPr>
              <w:fldChar w:fldCharType="separate"/>
            </w:r>
            <w:r w:rsidR="008155FC">
              <w:rPr>
                <w:webHidden/>
              </w:rPr>
              <w:t>29</w:t>
            </w:r>
            <w:r w:rsidR="008155FC">
              <w:rPr>
                <w:webHidden/>
              </w:rPr>
              <w:fldChar w:fldCharType="end"/>
            </w:r>
          </w:hyperlink>
        </w:p>
        <w:p w14:paraId="1A465609" w14:textId="5045D0E5"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11" w:history="1">
            <w:r w:rsidR="008155FC" w:rsidRPr="006A22D9">
              <w:rPr>
                <w:rStyle w:val="Hyperlink"/>
                <w:rFonts w:eastAsia="Times New Roman"/>
                <w:lang w:eastAsia="de-AT"/>
              </w:rPr>
              <w:t>4.4.1</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Masse und verwandte Größen (E21)</w:t>
            </w:r>
            <w:r w:rsidR="008155FC">
              <w:rPr>
                <w:webHidden/>
              </w:rPr>
              <w:tab/>
            </w:r>
            <w:r w:rsidR="008155FC">
              <w:rPr>
                <w:webHidden/>
              </w:rPr>
              <w:fldChar w:fldCharType="begin"/>
            </w:r>
            <w:r w:rsidR="008155FC">
              <w:rPr>
                <w:webHidden/>
              </w:rPr>
              <w:instrText xml:space="preserve"> PAGEREF _Toc226466611 \h </w:instrText>
            </w:r>
            <w:r w:rsidR="008155FC">
              <w:rPr>
                <w:webHidden/>
              </w:rPr>
            </w:r>
            <w:r w:rsidR="008155FC">
              <w:rPr>
                <w:webHidden/>
              </w:rPr>
              <w:fldChar w:fldCharType="separate"/>
            </w:r>
            <w:r w:rsidR="008155FC">
              <w:rPr>
                <w:webHidden/>
              </w:rPr>
              <w:t>30</w:t>
            </w:r>
            <w:r w:rsidR="008155FC">
              <w:rPr>
                <w:webHidden/>
              </w:rPr>
              <w:fldChar w:fldCharType="end"/>
            </w:r>
          </w:hyperlink>
        </w:p>
        <w:p w14:paraId="175F5FE1" w14:textId="3EBEDEE3"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12" w:history="1">
            <w:r w:rsidR="008155FC" w:rsidRPr="006A22D9">
              <w:rPr>
                <w:rStyle w:val="Hyperlink"/>
                <w:rFonts w:eastAsia="Times New Roman"/>
                <w:lang w:eastAsia="de-AT"/>
              </w:rPr>
              <w:t>4.4.2</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Gravimetrie (E22)</w:t>
            </w:r>
            <w:r w:rsidR="008155FC">
              <w:rPr>
                <w:webHidden/>
              </w:rPr>
              <w:tab/>
            </w:r>
            <w:r w:rsidR="008155FC">
              <w:rPr>
                <w:webHidden/>
              </w:rPr>
              <w:fldChar w:fldCharType="begin"/>
            </w:r>
            <w:r w:rsidR="008155FC">
              <w:rPr>
                <w:webHidden/>
              </w:rPr>
              <w:instrText xml:space="preserve"> PAGEREF _Toc226466612 \h </w:instrText>
            </w:r>
            <w:r w:rsidR="008155FC">
              <w:rPr>
                <w:webHidden/>
              </w:rPr>
            </w:r>
            <w:r w:rsidR="008155FC">
              <w:rPr>
                <w:webHidden/>
              </w:rPr>
              <w:fldChar w:fldCharType="separate"/>
            </w:r>
            <w:r w:rsidR="008155FC">
              <w:rPr>
                <w:webHidden/>
              </w:rPr>
              <w:t>31</w:t>
            </w:r>
            <w:r w:rsidR="008155FC">
              <w:rPr>
                <w:webHidden/>
              </w:rPr>
              <w:fldChar w:fldCharType="end"/>
            </w:r>
          </w:hyperlink>
        </w:p>
        <w:p w14:paraId="40EDEE97" w14:textId="3EB04333"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13" w:history="1">
            <w:r w:rsidR="008155FC" w:rsidRPr="006A22D9">
              <w:rPr>
                <w:rStyle w:val="Hyperlink"/>
                <w:rFonts w:eastAsia="Times New Roman"/>
                <w:lang w:eastAsia="de-AT"/>
              </w:rPr>
              <w:t>4.4.3</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Dimensionelle Größen, Zeit, Frequenz und Fotometrie (E23)</w:t>
            </w:r>
            <w:r w:rsidR="008155FC">
              <w:rPr>
                <w:webHidden/>
              </w:rPr>
              <w:tab/>
            </w:r>
            <w:r w:rsidR="008155FC">
              <w:rPr>
                <w:webHidden/>
              </w:rPr>
              <w:fldChar w:fldCharType="begin"/>
            </w:r>
            <w:r w:rsidR="008155FC">
              <w:rPr>
                <w:webHidden/>
              </w:rPr>
              <w:instrText xml:space="preserve"> PAGEREF _Toc226466613 \h </w:instrText>
            </w:r>
            <w:r w:rsidR="008155FC">
              <w:rPr>
                <w:webHidden/>
              </w:rPr>
            </w:r>
            <w:r w:rsidR="008155FC">
              <w:rPr>
                <w:webHidden/>
              </w:rPr>
              <w:fldChar w:fldCharType="separate"/>
            </w:r>
            <w:r w:rsidR="008155FC">
              <w:rPr>
                <w:webHidden/>
              </w:rPr>
              <w:t>32</w:t>
            </w:r>
            <w:r w:rsidR="008155FC">
              <w:rPr>
                <w:webHidden/>
              </w:rPr>
              <w:fldChar w:fldCharType="end"/>
            </w:r>
          </w:hyperlink>
        </w:p>
        <w:p w14:paraId="02E6E502" w14:textId="52CBCC71"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14" w:history="1">
            <w:r w:rsidR="008155FC" w:rsidRPr="006A22D9">
              <w:rPr>
                <w:rStyle w:val="Hyperlink"/>
                <w:rFonts w:eastAsia="Times New Roman"/>
                <w:lang w:val="de-DE" w:eastAsia="de-DE"/>
              </w:rPr>
              <w:t>4.5</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val="de-DE" w:eastAsia="de-DE"/>
              </w:rPr>
              <w:t>Abteilung Technischer Dienst (E3)</w:t>
            </w:r>
            <w:r w:rsidR="008155FC">
              <w:rPr>
                <w:webHidden/>
              </w:rPr>
              <w:tab/>
            </w:r>
            <w:r w:rsidR="008155FC">
              <w:rPr>
                <w:webHidden/>
              </w:rPr>
              <w:fldChar w:fldCharType="begin"/>
            </w:r>
            <w:r w:rsidR="008155FC">
              <w:rPr>
                <w:webHidden/>
              </w:rPr>
              <w:instrText xml:space="preserve"> PAGEREF _Toc226466614 \h </w:instrText>
            </w:r>
            <w:r w:rsidR="008155FC">
              <w:rPr>
                <w:webHidden/>
              </w:rPr>
            </w:r>
            <w:r w:rsidR="008155FC">
              <w:rPr>
                <w:webHidden/>
              </w:rPr>
              <w:fldChar w:fldCharType="separate"/>
            </w:r>
            <w:r w:rsidR="008155FC">
              <w:rPr>
                <w:webHidden/>
              </w:rPr>
              <w:t>34</w:t>
            </w:r>
            <w:r w:rsidR="008155FC">
              <w:rPr>
                <w:webHidden/>
              </w:rPr>
              <w:fldChar w:fldCharType="end"/>
            </w:r>
          </w:hyperlink>
        </w:p>
        <w:p w14:paraId="6EEC4282" w14:textId="0C4A10C3"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15" w:history="1">
            <w:r w:rsidR="008155FC" w:rsidRPr="006A22D9">
              <w:rPr>
                <w:rStyle w:val="Hyperlink"/>
                <w:rFonts w:eastAsia="Times New Roman"/>
                <w:lang w:eastAsia="de-AT"/>
              </w:rPr>
              <w:t>4.5.1</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Angewandte Elektronik (E31)</w:t>
            </w:r>
            <w:r w:rsidR="008155FC">
              <w:rPr>
                <w:webHidden/>
              </w:rPr>
              <w:tab/>
            </w:r>
            <w:r w:rsidR="008155FC">
              <w:rPr>
                <w:webHidden/>
              </w:rPr>
              <w:fldChar w:fldCharType="begin"/>
            </w:r>
            <w:r w:rsidR="008155FC">
              <w:rPr>
                <w:webHidden/>
              </w:rPr>
              <w:instrText xml:space="preserve"> PAGEREF _Toc226466615 \h </w:instrText>
            </w:r>
            <w:r w:rsidR="008155FC">
              <w:rPr>
                <w:webHidden/>
              </w:rPr>
            </w:r>
            <w:r w:rsidR="008155FC">
              <w:rPr>
                <w:webHidden/>
              </w:rPr>
              <w:fldChar w:fldCharType="separate"/>
            </w:r>
            <w:r w:rsidR="008155FC">
              <w:rPr>
                <w:webHidden/>
              </w:rPr>
              <w:t>34</w:t>
            </w:r>
            <w:r w:rsidR="008155FC">
              <w:rPr>
                <w:webHidden/>
              </w:rPr>
              <w:fldChar w:fldCharType="end"/>
            </w:r>
          </w:hyperlink>
        </w:p>
        <w:p w14:paraId="78C06BB0" w14:textId="777D33A5"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16" w:history="1">
            <w:r w:rsidR="008155FC" w:rsidRPr="006A22D9">
              <w:rPr>
                <w:rStyle w:val="Hyperlink"/>
                <w:rFonts w:eastAsia="Times New Roman"/>
                <w:lang w:eastAsia="de-AT"/>
              </w:rPr>
              <w:t>4.5.2</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Eich- und Messmittelservice (E32)</w:t>
            </w:r>
            <w:r w:rsidR="008155FC">
              <w:rPr>
                <w:webHidden/>
              </w:rPr>
              <w:tab/>
            </w:r>
            <w:r w:rsidR="008155FC">
              <w:rPr>
                <w:webHidden/>
              </w:rPr>
              <w:fldChar w:fldCharType="begin"/>
            </w:r>
            <w:r w:rsidR="008155FC">
              <w:rPr>
                <w:webHidden/>
              </w:rPr>
              <w:instrText xml:space="preserve"> PAGEREF _Toc226466616 \h </w:instrText>
            </w:r>
            <w:r w:rsidR="008155FC">
              <w:rPr>
                <w:webHidden/>
              </w:rPr>
            </w:r>
            <w:r w:rsidR="008155FC">
              <w:rPr>
                <w:webHidden/>
              </w:rPr>
              <w:fldChar w:fldCharType="separate"/>
            </w:r>
            <w:r w:rsidR="008155FC">
              <w:rPr>
                <w:webHidden/>
              </w:rPr>
              <w:t>34</w:t>
            </w:r>
            <w:r w:rsidR="008155FC">
              <w:rPr>
                <w:webHidden/>
              </w:rPr>
              <w:fldChar w:fldCharType="end"/>
            </w:r>
          </w:hyperlink>
        </w:p>
        <w:p w14:paraId="08F03674" w14:textId="5D48C658"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17" w:history="1">
            <w:r w:rsidR="008155FC" w:rsidRPr="006A22D9">
              <w:rPr>
                <w:rStyle w:val="Hyperlink"/>
                <w:rFonts w:eastAsia="Times New Roman"/>
                <w:lang w:eastAsia="de-AT"/>
              </w:rPr>
              <w:t>4.5.3</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Messtechnik (E33)</w:t>
            </w:r>
            <w:r w:rsidR="008155FC">
              <w:rPr>
                <w:webHidden/>
              </w:rPr>
              <w:tab/>
            </w:r>
            <w:r w:rsidR="008155FC">
              <w:rPr>
                <w:webHidden/>
              </w:rPr>
              <w:fldChar w:fldCharType="begin"/>
            </w:r>
            <w:r w:rsidR="008155FC">
              <w:rPr>
                <w:webHidden/>
              </w:rPr>
              <w:instrText xml:space="preserve"> PAGEREF _Toc226466617 \h </w:instrText>
            </w:r>
            <w:r w:rsidR="008155FC">
              <w:rPr>
                <w:webHidden/>
              </w:rPr>
            </w:r>
            <w:r w:rsidR="008155FC">
              <w:rPr>
                <w:webHidden/>
              </w:rPr>
              <w:fldChar w:fldCharType="separate"/>
            </w:r>
            <w:r w:rsidR="008155FC">
              <w:rPr>
                <w:webHidden/>
              </w:rPr>
              <w:t>35</w:t>
            </w:r>
            <w:r w:rsidR="008155FC">
              <w:rPr>
                <w:webHidden/>
              </w:rPr>
              <w:fldChar w:fldCharType="end"/>
            </w:r>
          </w:hyperlink>
        </w:p>
        <w:p w14:paraId="0265A8D5" w14:textId="04D26028"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18" w:history="1">
            <w:r w:rsidR="008155FC" w:rsidRPr="006A22D9">
              <w:rPr>
                <w:rStyle w:val="Hyperlink"/>
                <w:rFonts w:eastAsia="Times New Roman"/>
                <w:lang w:val="de-DE" w:eastAsia="de-DE"/>
              </w:rPr>
              <w:t>4.6</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val="de-DE" w:eastAsia="de-DE"/>
              </w:rPr>
              <w:t>Abteilung Durchfluss und Strahlung (E4)</w:t>
            </w:r>
            <w:r w:rsidR="008155FC">
              <w:rPr>
                <w:webHidden/>
              </w:rPr>
              <w:tab/>
            </w:r>
            <w:r w:rsidR="008155FC">
              <w:rPr>
                <w:webHidden/>
              </w:rPr>
              <w:fldChar w:fldCharType="begin"/>
            </w:r>
            <w:r w:rsidR="008155FC">
              <w:rPr>
                <w:webHidden/>
              </w:rPr>
              <w:instrText xml:space="preserve"> PAGEREF _Toc226466618 \h </w:instrText>
            </w:r>
            <w:r w:rsidR="008155FC">
              <w:rPr>
                <w:webHidden/>
              </w:rPr>
            </w:r>
            <w:r w:rsidR="008155FC">
              <w:rPr>
                <w:webHidden/>
              </w:rPr>
              <w:fldChar w:fldCharType="separate"/>
            </w:r>
            <w:r w:rsidR="008155FC">
              <w:rPr>
                <w:webHidden/>
              </w:rPr>
              <w:t>35</w:t>
            </w:r>
            <w:r w:rsidR="008155FC">
              <w:rPr>
                <w:webHidden/>
              </w:rPr>
              <w:fldChar w:fldCharType="end"/>
            </w:r>
          </w:hyperlink>
        </w:p>
        <w:p w14:paraId="110A98B2" w14:textId="72E0B66B"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19" w:history="1">
            <w:r w:rsidR="008155FC" w:rsidRPr="006A22D9">
              <w:rPr>
                <w:rStyle w:val="Hyperlink"/>
                <w:rFonts w:eastAsia="Times New Roman"/>
                <w:lang w:eastAsia="de-AT"/>
              </w:rPr>
              <w:t>4.6.1</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Ionisierend Strahlung, Radioaktivität (E41)</w:t>
            </w:r>
            <w:r w:rsidR="008155FC">
              <w:rPr>
                <w:webHidden/>
              </w:rPr>
              <w:tab/>
            </w:r>
            <w:r w:rsidR="008155FC">
              <w:rPr>
                <w:webHidden/>
              </w:rPr>
              <w:fldChar w:fldCharType="begin"/>
            </w:r>
            <w:r w:rsidR="008155FC">
              <w:rPr>
                <w:webHidden/>
              </w:rPr>
              <w:instrText xml:space="preserve"> PAGEREF _Toc226466619 \h </w:instrText>
            </w:r>
            <w:r w:rsidR="008155FC">
              <w:rPr>
                <w:webHidden/>
              </w:rPr>
            </w:r>
            <w:r w:rsidR="008155FC">
              <w:rPr>
                <w:webHidden/>
              </w:rPr>
              <w:fldChar w:fldCharType="separate"/>
            </w:r>
            <w:r w:rsidR="008155FC">
              <w:rPr>
                <w:webHidden/>
              </w:rPr>
              <w:t>36</w:t>
            </w:r>
            <w:r w:rsidR="008155FC">
              <w:rPr>
                <w:webHidden/>
              </w:rPr>
              <w:fldChar w:fldCharType="end"/>
            </w:r>
          </w:hyperlink>
        </w:p>
        <w:p w14:paraId="5E90A9AC" w14:textId="271231D3"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20" w:history="1">
            <w:r w:rsidR="008155FC" w:rsidRPr="006A22D9">
              <w:rPr>
                <w:rStyle w:val="Hyperlink"/>
                <w:rFonts w:eastAsia="Times New Roman"/>
                <w:lang w:eastAsia="de-AT"/>
              </w:rPr>
              <w:t>4.6.2</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lang w:eastAsia="de-AT"/>
              </w:rPr>
              <w:t>Referat Durchfluss und Temperatur (E42)</w:t>
            </w:r>
            <w:r w:rsidR="008155FC">
              <w:rPr>
                <w:webHidden/>
              </w:rPr>
              <w:tab/>
            </w:r>
            <w:r w:rsidR="008155FC">
              <w:rPr>
                <w:webHidden/>
              </w:rPr>
              <w:fldChar w:fldCharType="begin"/>
            </w:r>
            <w:r w:rsidR="008155FC">
              <w:rPr>
                <w:webHidden/>
              </w:rPr>
              <w:instrText xml:space="preserve"> PAGEREF _Toc226466620 \h </w:instrText>
            </w:r>
            <w:r w:rsidR="008155FC">
              <w:rPr>
                <w:webHidden/>
              </w:rPr>
            </w:r>
            <w:r w:rsidR="008155FC">
              <w:rPr>
                <w:webHidden/>
              </w:rPr>
              <w:fldChar w:fldCharType="separate"/>
            </w:r>
            <w:r w:rsidR="008155FC">
              <w:rPr>
                <w:webHidden/>
              </w:rPr>
              <w:t>37</w:t>
            </w:r>
            <w:r w:rsidR="008155FC">
              <w:rPr>
                <w:webHidden/>
              </w:rPr>
              <w:fldChar w:fldCharType="end"/>
            </w:r>
          </w:hyperlink>
        </w:p>
        <w:p w14:paraId="6ECA277D" w14:textId="3DD1ECDA"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1" w:history="1">
            <w:r w:rsidR="008155FC" w:rsidRPr="006A22D9">
              <w:rPr>
                <w:rStyle w:val="Hyperlink"/>
              </w:rPr>
              <w:t>4.7</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Notifizierte Stelle (NAWID, MID, PSA)</w:t>
            </w:r>
            <w:r w:rsidR="008155FC">
              <w:rPr>
                <w:webHidden/>
              </w:rPr>
              <w:tab/>
            </w:r>
            <w:r w:rsidR="008155FC">
              <w:rPr>
                <w:webHidden/>
              </w:rPr>
              <w:fldChar w:fldCharType="begin"/>
            </w:r>
            <w:r w:rsidR="008155FC">
              <w:rPr>
                <w:webHidden/>
              </w:rPr>
              <w:instrText xml:space="preserve"> PAGEREF _Toc226466621 \h </w:instrText>
            </w:r>
            <w:r w:rsidR="008155FC">
              <w:rPr>
                <w:webHidden/>
              </w:rPr>
            </w:r>
            <w:r w:rsidR="008155FC">
              <w:rPr>
                <w:webHidden/>
              </w:rPr>
              <w:fldChar w:fldCharType="separate"/>
            </w:r>
            <w:r w:rsidR="008155FC">
              <w:rPr>
                <w:webHidden/>
              </w:rPr>
              <w:t>40</w:t>
            </w:r>
            <w:r w:rsidR="008155FC">
              <w:rPr>
                <w:webHidden/>
              </w:rPr>
              <w:fldChar w:fldCharType="end"/>
            </w:r>
          </w:hyperlink>
        </w:p>
        <w:p w14:paraId="5C59D7DA" w14:textId="5538B784"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2" w:history="1">
            <w:r w:rsidR="008155FC" w:rsidRPr="006A22D9">
              <w:rPr>
                <w:rStyle w:val="Hyperlink"/>
              </w:rPr>
              <w:t>4.8</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Ermächtigungsstelle für Eichstellen</w:t>
            </w:r>
            <w:r w:rsidR="008155FC">
              <w:rPr>
                <w:webHidden/>
              </w:rPr>
              <w:tab/>
            </w:r>
            <w:r w:rsidR="008155FC">
              <w:rPr>
                <w:webHidden/>
              </w:rPr>
              <w:fldChar w:fldCharType="begin"/>
            </w:r>
            <w:r w:rsidR="008155FC">
              <w:rPr>
                <w:webHidden/>
              </w:rPr>
              <w:instrText xml:space="preserve"> PAGEREF _Toc226466622 \h </w:instrText>
            </w:r>
            <w:r w:rsidR="008155FC">
              <w:rPr>
                <w:webHidden/>
              </w:rPr>
            </w:r>
            <w:r w:rsidR="008155FC">
              <w:rPr>
                <w:webHidden/>
              </w:rPr>
              <w:fldChar w:fldCharType="separate"/>
            </w:r>
            <w:r w:rsidR="008155FC">
              <w:rPr>
                <w:webHidden/>
              </w:rPr>
              <w:t>40</w:t>
            </w:r>
            <w:r w:rsidR="008155FC">
              <w:rPr>
                <w:webHidden/>
              </w:rPr>
              <w:fldChar w:fldCharType="end"/>
            </w:r>
          </w:hyperlink>
        </w:p>
        <w:p w14:paraId="7DBAA055" w14:textId="23571DD6"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3" w:history="1">
            <w:r w:rsidR="008155FC" w:rsidRPr="006A22D9">
              <w:rPr>
                <w:rStyle w:val="Hyperlink"/>
              </w:rPr>
              <w:t>4.9</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Schnittstellen und Kooperationen</w:t>
            </w:r>
            <w:r w:rsidR="008155FC">
              <w:rPr>
                <w:webHidden/>
              </w:rPr>
              <w:tab/>
            </w:r>
            <w:r w:rsidR="008155FC">
              <w:rPr>
                <w:webHidden/>
              </w:rPr>
              <w:fldChar w:fldCharType="begin"/>
            </w:r>
            <w:r w:rsidR="008155FC">
              <w:rPr>
                <w:webHidden/>
              </w:rPr>
              <w:instrText xml:space="preserve"> PAGEREF _Toc226466623 \h </w:instrText>
            </w:r>
            <w:r w:rsidR="008155FC">
              <w:rPr>
                <w:webHidden/>
              </w:rPr>
            </w:r>
            <w:r w:rsidR="008155FC">
              <w:rPr>
                <w:webHidden/>
              </w:rPr>
              <w:fldChar w:fldCharType="separate"/>
            </w:r>
            <w:r w:rsidR="008155FC">
              <w:rPr>
                <w:webHidden/>
              </w:rPr>
              <w:t>40</w:t>
            </w:r>
            <w:r w:rsidR="008155FC">
              <w:rPr>
                <w:webHidden/>
              </w:rPr>
              <w:fldChar w:fldCharType="end"/>
            </w:r>
          </w:hyperlink>
        </w:p>
        <w:p w14:paraId="7BA5CA6C" w14:textId="56EED7C4"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624" w:history="1">
            <w:r w:rsidR="008155FC" w:rsidRPr="006A22D9">
              <w:rPr>
                <w:rStyle w:val="Hyperlink"/>
              </w:rPr>
              <w:t>5</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rPr>
              <w:t>Gruppe Grundlagen und Geoinformation</w:t>
            </w:r>
            <w:r w:rsidR="008155FC">
              <w:rPr>
                <w:webHidden/>
              </w:rPr>
              <w:tab/>
            </w:r>
            <w:r w:rsidR="008155FC">
              <w:rPr>
                <w:webHidden/>
              </w:rPr>
              <w:fldChar w:fldCharType="begin"/>
            </w:r>
            <w:r w:rsidR="008155FC">
              <w:rPr>
                <w:webHidden/>
              </w:rPr>
              <w:instrText xml:space="preserve"> PAGEREF _Toc226466624 \h </w:instrText>
            </w:r>
            <w:r w:rsidR="008155FC">
              <w:rPr>
                <w:webHidden/>
              </w:rPr>
            </w:r>
            <w:r w:rsidR="008155FC">
              <w:rPr>
                <w:webHidden/>
              </w:rPr>
              <w:fldChar w:fldCharType="separate"/>
            </w:r>
            <w:r w:rsidR="008155FC">
              <w:rPr>
                <w:webHidden/>
              </w:rPr>
              <w:t>42</w:t>
            </w:r>
            <w:r w:rsidR="008155FC">
              <w:rPr>
                <w:webHidden/>
              </w:rPr>
              <w:fldChar w:fldCharType="end"/>
            </w:r>
          </w:hyperlink>
        </w:p>
        <w:p w14:paraId="225380A8" w14:textId="4081149D"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5" w:history="1">
            <w:r w:rsidR="008155FC" w:rsidRPr="006A22D9">
              <w:rPr>
                <w:rStyle w:val="Hyperlink"/>
                <w:lang w:val="de-DE"/>
              </w:rPr>
              <w:t>5.1</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de-DE"/>
              </w:rPr>
              <w:t>Organigramm</w:t>
            </w:r>
            <w:r w:rsidR="008155FC">
              <w:rPr>
                <w:webHidden/>
              </w:rPr>
              <w:tab/>
            </w:r>
            <w:r w:rsidR="008155FC">
              <w:rPr>
                <w:webHidden/>
              </w:rPr>
              <w:fldChar w:fldCharType="begin"/>
            </w:r>
            <w:r w:rsidR="008155FC">
              <w:rPr>
                <w:webHidden/>
              </w:rPr>
              <w:instrText xml:space="preserve"> PAGEREF _Toc226466625 \h </w:instrText>
            </w:r>
            <w:r w:rsidR="008155FC">
              <w:rPr>
                <w:webHidden/>
              </w:rPr>
            </w:r>
            <w:r w:rsidR="008155FC">
              <w:rPr>
                <w:webHidden/>
              </w:rPr>
              <w:fldChar w:fldCharType="separate"/>
            </w:r>
            <w:r w:rsidR="008155FC">
              <w:rPr>
                <w:webHidden/>
              </w:rPr>
              <w:t>42</w:t>
            </w:r>
            <w:r w:rsidR="008155FC">
              <w:rPr>
                <w:webHidden/>
              </w:rPr>
              <w:fldChar w:fldCharType="end"/>
            </w:r>
          </w:hyperlink>
        </w:p>
        <w:p w14:paraId="787B6466" w14:textId="3827150D"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6" w:history="1">
            <w:r w:rsidR="008155FC" w:rsidRPr="006A22D9">
              <w:rPr>
                <w:rStyle w:val="Hyperlink"/>
                <w:lang w:val="de-DE"/>
              </w:rPr>
              <w:t>5.2</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de-DE"/>
              </w:rPr>
              <w:t>Stab Gruppe Grundlagen und Geoinformation</w:t>
            </w:r>
            <w:r w:rsidR="008155FC">
              <w:rPr>
                <w:webHidden/>
              </w:rPr>
              <w:tab/>
            </w:r>
            <w:r w:rsidR="008155FC">
              <w:rPr>
                <w:webHidden/>
              </w:rPr>
              <w:fldChar w:fldCharType="begin"/>
            </w:r>
            <w:r w:rsidR="008155FC">
              <w:rPr>
                <w:webHidden/>
              </w:rPr>
              <w:instrText xml:space="preserve"> PAGEREF _Toc226466626 \h </w:instrText>
            </w:r>
            <w:r w:rsidR="008155FC">
              <w:rPr>
                <w:webHidden/>
              </w:rPr>
            </w:r>
            <w:r w:rsidR="008155FC">
              <w:rPr>
                <w:webHidden/>
              </w:rPr>
              <w:fldChar w:fldCharType="separate"/>
            </w:r>
            <w:r w:rsidR="008155FC">
              <w:rPr>
                <w:webHidden/>
              </w:rPr>
              <w:t>42</w:t>
            </w:r>
            <w:r w:rsidR="008155FC">
              <w:rPr>
                <w:webHidden/>
              </w:rPr>
              <w:fldChar w:fldCharType="end"/>
            </w:r>
          </w:hyperlink>
        </w:p>
        <w:p w14:paraId="30C7A62D" w14:textId="3D76C4EF"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7" w:history="1">
            <w:r w:rsidR="008155FC" w:rsidRPr="006A22D9">
              <w:rPr>
                <w:rStyle w:val="Hyperlink"/>
              </w:rPr>
              <w:t>5.3</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Referenzsysteme (G1)</w:t>
            </w:r>
            <w:r w:rsidR="008155FC">
              <w:rPr>
                <w:webHidden/>
              </w:rPr>
              <w:tab/>
            </w:r>
            <w:r w:rsidR="008155FC">
              <w:rPr>
                <w:webHidden/>
              </w:rPr>
              <w:fldChar w:fldCharType="begin"/>
            </w:r>
            <w:r w:rsidR="008155FC">
              <w:rPr>
                <w:webHidden/>
              </w:rPr>
              <w:instrText xml:space="preserve"> PAGEREF _Toc226466627 \h </w:instrText>
            </w:r>
            <w:r w:rsidR="008155FC">
              <w:rPr>
                <w:webHidden/>
              </w:rPr>
            </w:r>
            <w:r w:rsidR="008155FC">
              <w:rPr>
                <w:webHidden/>
              </w:rPr>
              <w:fldChar w:fldCharType="separate"/>
            </w:r>
            <w:r w:rsidR="008155FC">
              <w:rPr>
                <w:webHidden/>
              </w:rPr>
              <w:t>43</w:t>
            </w:r>
            <w:r w:rsidR="008155FC">
              <w:rPr>
                <w:webHidden/>
              </w:rPr>
              <w:fldChar w:fldCharType="end"/>
            </w:r>
          </w:hyperlink>
        </w:p>
        <w:p w14:paraId="763ECF68" w14:textId="619C7615"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8" w:history="1">
            <w:r w:rsidR="008155FC" w:rsidRPr="006A22D9">
              <w:rPr>
                <w:rStyle w:val="Hyperlink"/>
              </w:rPr>
              <w:t>5.4</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Fernerkundung (G2)</w:t>
            </w:r>
            <w:r w:rsidR="008155FC">
              <w:rPr>
                <w:webHidden/>
              </w:rPr>
              <w:tab/>
            </w:r>
            <w:r w:rsidR="008155FC">
              <w:rPr>
                <w:webHidden/>
              </w:rPr>
              <w:fldChar w:fldCharType="begin"/>
            </w:r>
            <w:r w:rsidR="008155FC">
              <w:rPr>
                <w:webHidden/>
              </w:rPr>
              <w:instrText xml:space="preserve"> PAGEREF _Toc226466628 \h </w:instrText>
            </w:r>
            <w:r w:rsidR="008155FC">
              <w:rPr>
                <w:webHidden/>
              </w:rPr>
            </w:r>
            <w:r w:rsidR="008155FC">
              <w:rPr>
                <w:webHidden/>
              </w:rPr>
              <w:fldChar w:fldCharType="separate"/>
            </w:r>
            <w:r w:rsidR="008155FC">
              <w:rPr>
                <w:webHidden/>
              </w:rPr>
              <w:t>47</w:t>
            </w:r>
            <w:r w:rsidR="008155FC">
              <w:rPr>
                <w:webHidden/>
              </w:rPr>
              <w:fldChar w:fldCharType="end"/>
            </w:r>
          </w:hyperlink>
        </w:p>
        <w:p w14:paraId="62A7B86C" w14:textId="05AA1DA0"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29" w:history="1">
            <w:r w:rsidR="008155FC" w:rsidRPr="006A22D9">
              <w:rPr>
                <w:rStyle w:val="Hyperlink"/>
              </w:rPr>
              <w:t>5.5</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Geoinformation (G3)</w:t>
            </w:r>
            <w:r w:rsidR="008155FC">
              <w:rPr>
                <w:webHidden/>
              </w:rPr>
              <w:tab/>
            </w:r>
            <w:r w:rsidR="008155FC">
              <w:rPr>
                <w:webHidden/>
              </w:rPr>
              <w:fldChar w:fldCharType="begin"/>
            </w:r>
            <w:r w:rsidR="008155FC">
              <w:rPr>
                <w:webHidden/>
              </w:rPr>
              <w:instrText xml:space="preserve"> PAGEREF _Toc226466629 \h </w:instrText>
            </w:r>
            <w:r w:rsidR="008155FC">
              <w:rPr>
                <w:webHidden/>
              </w:rPr>
            </w:r>
            <w:r w:rsidR="008155FC">
              <w:rPr>
                <w:webHidden/>
              </w:rPr>
              <w:fldChar w:fldCharType="separate"/>
            </w:r>
            <w:r w:rsidR="008155FC">
              <w:rPr>
                <w:webHidden/>
              </w:rPr>
              <w:t>49</w:t>
            </w:r>
            <w:r w:rsidR="008155FC">
              <w:rPr>
                <w:webHidden/>
              </w:rPr>
              <w:fldChar w:fldCharType="end"/>
            </w:r>
          </w:hyperlink>
        </w:p>
        <w:p w14:paraId="575AF9F3" w14:textId="15C287C2"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30" w:history="1">
            <w:r w:rsidR="008155FC" w:rsidRPr="006A22D9">
              <w:rPr>
                <w:rStyle w:val="Hyperlink"/>
              </w:rPr>
              <w:t>5.6</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Kartographie (G4)</w:t>
            </w:r>
            <w:r w:rsidR="008155FC">
              <w:rPr>
                <w:webHidden/>
              </w:rPr>
              <w:tab/>
            </w:r>
            <w:r w:rsidR="008155FC">
              <w:rPr>
                <w:webHidden/>
              </w:rPr>
              <w:fldChar w:fldCharType="begin"/>
            </w:r>
            <w:r w:rsidR="008155FC">
              <w:rPr>
                <w:webHidden/>
              </w:rPr>
              <w:instrText xml:space="preserve"> PAGEREF _Toc226466630 \h </w:instrText>
            </w:r>
            <w:r w:rsidR="008155FC">
              <w:rPr>
                <w:webHidden/>
              </w:rPr>
            </w:r>
            <w:r w:rsidR="008155FC">
              <w:rPr>
                <w:webHidden/>
              </w:rPr>
              <w:fldChar w:fldCharType="separate"/>
            </w:r>
            <w:r w:rsidR="008155FC">
              <w:rPr>
                <w:webHidden/>
              </w:rPr>
              <w:t>50</w:t>
            </w:r>
            <w:r w:rsidR="008155FC">
              <w:rPr>
                <w:webHidden/>
              </w:rPr>
              <w:fldChar w:fldCharType="end"/>
            </w:r>
          </w:hyperlink>
        </w:p>
        <w:p w14:paraId="5833BCA3" w14:textId="1B75961F"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31" w:history="1">
            <w:r w:rsidR="008155FC" w:rsidRPr="006A22D9">
              <w:rPr>
                <w:rStyle w:val="Hyperlink"/>
              </w:rPr>
              <w:t>5.7</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Digitale Services (G5)</w:t>
            </w:r>
            <w:r w:rsidR="008155FC">
              <w:rPr>
                <w:webHidden/>
              </w:rPr>
              <w:tab/>
            </w:r>
            <w:r w:rsidR="008155FC">
              <w:rPr>
                <w:webHidden/>
              </w:rPr>
              <w:fldChar w:fldCharType="begin"/>
            </w:r>
            <w:r w:rsidR="008155FC">
              <w:rPr>
                <w:webHidden/>
              </w:rPr>
              <w:instrText xml:space="preserve"> PAGEREF _Toc226466631 \h </w:instrText>
            </w:r>
            <w:r w:rsidR="008155FC">
              <w:rPr>
                <w:webHidden/>
              </w:rPr>
            </w:r>
            <w:r w:rsidR="008155FC">
              <w:rPr>
                <w:webHidden/>
              </w:rPr>
              <w:fldChar w:fldCharType="separate"/>
            </w:r>
            <w:r w:rsidR="008155FC">
              <w:rPr>
                <w:webHidden/>
              </w:rPr>
              <w:t>51</w:t>
            </w:r>
            <w:r w:rsidR="008155FC">
              <w:rPr>
                <w:webHidden/>
              </w:rPr>
              <w:fldChar w:fldCharType="end"/>
            </w:r>
          </w:hyperlink>
        </w:p>
        <w:p w14:paraId="53D89F7E" w14:textId="4FDE3C91"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32" w:history="1">
            <w:r w:rsidR="008155FC" w:rsidRPr="006A22D9">
              <w:rPr>
                <w:rStyle w:val="Hyperlink"/>
              </w:rPr>
              <w:t>5.8</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Querschnittsanwendungen und Qualitätssicherung (G6)</w:t>
            </w:r>
            <w:r w:rsidR="008155FC">
              <w:rPr>
                <w:webHidden/>
              </w:rPr>
              <w:tab/>
            </w:r>
            <w:r w:rsidR="008155FC">
              <w:rPr>
                <w:webHidden/>
              </w:rPr>
              <w:fldChar w:fldCharType="begin"/>
            </w:r>
            <w:r w:rsidR="008155FC">
              <w:rPr>
                <w:webHidden/>
              </w:rPr>
              <w:instrText xml:space="preserve"> PAGEREF _Toc226466632 \h </w:instrText>
            </w:r>
            <w:r w:rsidR="008155FC">
              <w:rPr>
                <w:webHidden/>
              </w:rPr>
            </w:r>
            <w:r w:rsidR="008155FC">
              <w:rPr>
                <w:webHidden/>
              </w:rPr>
              <w:fldChar w:fldCharType="separate"/>
            </w:r>
            <w:r w:rsidR="008155FC">
              <w:rPr>
                <w:webHidden/>
              </w:rPr>
              <w:t>52</w:t>
            </w:r>
            <w:r w:rsidR="008155FC">
              <w:rPr>
                <w:webHidden/>
              </w:rPr>
              <w:fldChar w:fldCharType="end"/>
            </w:r>
          </w:hyperlink>
        </w:p>
        <w:p w14:paraId="386B7C4A" w14:textId="28039080"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33" w:history="1">
            <w:r w:rsidR="008155FC" w:rsidRPr="006A22D9">
              <w:rPr>
                <w:rStyle w:val="Hyperlink"/>
              </w:rPr>
              <w:t>5.8.1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Querschnitts- und Infrastrukturanwendungen (G62)</w:t>
            </w:r>
            <w:r w:rsidR="008155FC">
              <w:rPr>
                <w:webHidden/>
              </w:rPr>
              <w:tab/>
            </w:r>
            <w:r w:rsidR="008155FC">
              <w:rPr>
                <w:webHidden/>
              </w:rPr>
              <w:fldChar w:fldCharType="begin"/>
            </w:r>
            <w:r w:rsidR="008155FC">
              <w:rPr>
                <w:webHidden/>
              </w:rPr>
              <w:instrText xml:space="preserve"> PAGEREF _Toc226466633 \h </w:instrText>
            </w:r>
            <w:r w:rsidR="008155FC">
              <w:rPr>
                <w:webHidden/>
              </w:rPr>
            </w:r>
            <w:r w:rsidR="008155FC">
              <w:rPr>
                <w:webHidden/>
              </w:rPr>
              <w:fldChar w:fldCharType="separate"/>
            </w:r>
            <w:r w:rsidR="008155FC">
              <w:rPr>
                <w:webHidden/>
              </w:rPr>
              <w:t>52</w:t>
            </w:r>
            <w:r w:rsidR="008155FC">
              <w:rPr>
                <w:webHidden/>
              </w:rPr>
              <w:fldChar w:fldCharType="end"/>
            </w:r>
          </w:hyperlink>
        </w:p>
        <w:p w14:paraId="0E8C02B8" w14:textId="320BDEA9"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34" w:history="1">
            <w:r w:rsidR="008155FC" w:rsidRPr="006A22D9">
              <w:rPr>
                <w:rStyle w:val="Hyperlink"/>
              </w:rPr>
              <w:t>5.8.2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Referat Qualitätssicherung (G63)</w:t>
            </w:r>
            <w:r w:rsidR="008155FC">
              <w:rPr>
                <w:webHidden/>
              </w:rPr>
              <w:tab/>
            </w:r>
            <w:r w:rsidR="008155FC">
              <w:rPr>
                <w:webHidden/>
              </w:rPr>
              <w:fldChar w:fldCharType="begin"/>
            </w:r>
            <w:r w:rsidR="008155FC">
              <w:rPr>
                <w:webHidden/>
              </w:rPr>
              <w:instrText xml:space="preserve"> PAGEREF _Toc226466634 \h </w:instrText>
            </w:r>
            <w:r w:rsidR="008155FC">
              <w:rPr>
                <w:webHidden/>
              </w:rPr>
            </w:r>
            <w:r w:rsidR="008155FC">
              <w:rPr>
                <w:webHidden/>
              </w:rPr>
              <w:fldChar w:fldCharType="separate"/>
            </w:r>
            <w:r w:rsidR="008155FC">
              <w:rPr>
                <w:webHidden/>
              </w:rPr>
              <w:t>53</w:t>
            </w:r>
            <w:r w:rsidR="008155FC">
              <w:rPr>
                <w:webHidden/>
              </w:rPr>
              <w:fldChar w:fldCharType="end"/>
            </w:r>
          </w:hyperlink>
        </w:p>
        <w:p w14:paraId="2C510C89" w14:textId="4FA35B75"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35" w:history="1">
            <w:r w:rsidR="008155FC" w:rsidRPr="006A22D9">
              <w:rPr>
                <w:rStyle w:val="Hyperlink"/>
              </w:rPr>
              <w:t>5.9</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Abteilung Registerverfahren und Geoinformationsdienste (G7)</w:t>
            </w:r>
            <w:r w:rsidR="008155FC">
              <w:rPr>
                <w:webHidden/>
              </w:rPr>
              <w:tab/>
            </w:r>
            <w:r w:rsidR="008155FC">
              <w:rPr>
                <w:webHidden/>
              </w:rPr>
              <w:fldChar w:fldCharType="begin"/>
            </w:r>
            <w:r w:rsidR="008155FC">
              <w:rPr>
                <w:webHidden/>
              </w:rPr>
              <w:instrText xml:space="preserve"> PAGEREF _Toc226466635 \h </w:instrText>
            </w:r>
            <w:r w:rsidR="008155FC">
              <w:rPr>
                <w:webHidden/>
              </w:rPr>
            </w:r>
            <w:r w:rsidR="008155FC">
              <w:rPr>
                <w:webHidden/>
              </w:rPr>
              <w:fldChar w:fldCharType="separate"/>
            </w:r>
            <w:r w:rsidR="008155FC">
              <w:rPr>
                <w:webHidden/>
              </w:rPr>
              <w:t>54</w:t>
            </w:r>
            <w:r w:rsidR="008155FC">
              <w:rPr>
                <w:webHidden/>
              </w:rPr>
              <w:fldChar w:fldCharType="end"/>
            </w:r>
          </w:hyperlink>
        </w:p>
        <w:p w14:paraId="3C5AA662" w14:textId="7C77A1C7"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36" w:history="1">
            <w:r w:rsidR="008155FC" w:rsidRPr="006A22D9">
              <w:rPr>
                <w:rStyle w:val="Hyperlink"/>
                <w:bCs/>
                <w:iCs/>
              </w:rPr>
              <w:t>5.9.1</w:t>
            </w:r>
            <w:r w:rsidR="008155FC">
              <w:rPr>
                <w:rFonts w:asciiTheme="minorHAnsi" w:hAnsiTheme="minorHAnsi"/>
                <w:kern w:val="2"/>
                <w:sz w:val="24"/>
                <w:szCs w:val="24"/>
                <w:lang w:eastAsia="de-AT"/>
                <w14:ligatures w14:val="standardContextual"/>
                <w14:numForm w14:val="default"/>
              </w:rPr>
              <w:tab/>
            </w:r>
            <w:r w:rsidR="008155FC" w:rsidRPr="006A22D9">
              <w:rPr>
                <w:rStyle w:val="Hyperlink"/>
                <w:bCs/>
                <w:iCs/>
              </w:rPr>
              <w:t>Referat Registeranwendungen (G71)</w:t>
            </w:r>
            <w:r w:rsidR="008155FC">
              <w:rPr>
                <w:webHidden/>
              </w:rPr>
              <w:tab/>
            </w:r>
            <w:r w:rsidR="008155FC">
              <w:rPr>
                <w:webHidden/>
              </w:rPr>
              <w:fldChar w:fldCharType="begin"/>
            </w:r>
            <w:r w:rsidR="008155FC">
              <w:rPr>
                <w:webHidden/>
              </w:rPr>
              <w:instrText xml:space="preserve"> PAGEREF _Toc226466636 \h </w:instrText>
            </w:r>
            <w:r w:rsidR="008155FC">
              <w:rPr>
                <w:webHidden/>
              </w:rPr>
            </w:r>
            <w:r w:rsidR="008155FC">
              <w:rPr>
                <w:webHidden/>
              </w:rPr>
              <w:fldChar w:fldCharType="separate"/>
            </w:r>
            <w:r w:rsidR="008155FC">
              <w:rPr>
                <w:webHidden/>
              </w:rPr>
              <w:t>55</w:t>
            </w:r>
            <w:r w:rsidR="008155FC">
              <w:rPr>
                <w:webHidden/>
              </w:rPr>
              <w:fldChar w:fldCharType="end"/>
            </w:r>
          </w:hyperlink>
        </w:p>
        <w:p w14:paraId="7CADC36E" w14:textId="7EFDD462"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37" w:history="1">
            <w:r w:rsidR="008155FC" w:rsidRPr="006A22D9">
              <w:rPr>
                <w:rStyle w:val="Hyperlink"/>
                <w:bCs/>
                <w:iCs/>
              </w:rPr>
              <w:t>5.9.2</w:t>
            </w:r>
            <w:r w:rsidR="008155FC">
              <w:rPr>
                <w:rFonts w:asciiTheme="minorHAnsi" w:hAnsiTheme="minorHAnsi"/>
                <w:kern w:val="2"/>
                <w:sz w:val="24"/>
                <w:szCs w:val="24"/>
                <w:lang w:eastAsia="de-AT"/>
                <w14:ligatures w14:val="standardContextual"/>
                <w14:numForm w14:val="default"/>
              </w:rPr>
              <w:tab/>
            </w:r>
            <w:r w:rsidR="008155FC" w:rsidRPr="006A22D9">
              <w:rPr>
                <w:rStyle w:val="Hyperlink"/>
                <w:bCs/>
                <w:iCs/>
              </w:rPr>
              <w:t>Referat Katasteranwendungen (G72)</w:t>
            </w:r>
            <w:r w:rsidR="008155FC">
              <w:rPr>
                <w:webHidden/>
              </w:rPr>
              <w:tab/>
            </w:r>
            <w:r w:rsidR="008155FC">
              <w:rPr>
                <w:webHidden/>
              </w:rPr>
              <w:fldChar w:fldCharType="begin"/>
            </w:r>
            <w:r w:rsidR="008155FC">
              <w:rPr>
                <w:webHidden/>
              </w:rPr>
              <w:instrText xml:space="preserve"> PAGEREF _Toc226466637 \h </w:instrText>
            </w:r>
            <w:r w:rsidR="008155FC">
              <w:rPr>
                <w:webHidden/>
              </w:rPr>
            </w:r>
            <w:r w:rsidR="008155FC">
              <w:rPr>
                <w:webHidden/>
              </w:rPr>
              <w:fldChar w:fldCharType="separate"/>
            </w:r>
            <w:r w:rsidR="008155FC">
              <w:rPr>
                <w:webHidden/>
              </w:rPr>
              <w:t>55</w:t>
            </w:r>
            <w:r w:rsidR="008155FC">
              <w:rPr>
                <w:webHidden/>
              </w:rPr>
              <w:fldChar w:fldCharType="end"/>
            </w:r>
          </w:hyperlink>
        </w:p>
        <w:p w14:paraId="312F5E41" w14:textId="53913F36"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38" w:history="1">
            <w:r w:rsidR="008155FC" w:rsidRPr="006A22D9">
              <w:rPr>
                <w:rStyle w:val="Hyperlink"/>
                <w:bCs/>
                <w:iCs/>
              </w:rPr>
              <w:t>5.9.3</w:t>
            </w:r>
            <w:r w:rsidR="008155FC">
              <w:rPr>
                <w:rFonts w:asciiTheme="minorHAnsi" w:hAnsiTheme="minorHAnsi"/>
                <w:kern w:val="2"/>
                <w:sz w:val="24"/>
                <w:szCs w:val="24"/>
                <w:lang w:eastAsia="de-AT"/>
                <w14:ligatures w14:val="standardContextual"/>
                <w14:numForm w14:val="default"/>
              </w:rPr>
              <w:tab/>
            </w:r>
            <w:r w:rsidR="008155FC" w:rsidRPr="006A22D9">
              <w:rPr>
                <w:rStyle w:val="Hyperlink"/>
                <w:bCs/>
                <w:iCs/>
              </w:rPr>
              <w:t>Referat Portalanwendungen (G73)</w:t>
            </w:r>
            <w:r w:rsidR="008155FC">
              <w:rPr>
                <w:webHidden/>
              </w:rPr>
              <w:tab/>
            </w:r>
            <w:r w:rsidR="008155FC">
              <w:rPr>
                <w:webHidden/>
              </w:rPr>
              <w:fldChar w:fldCharType="begin"/>
            </w:r>
            <w:r w:rsidR="008155FC">
              <w:rPr>
                <w:webHidden/>
              </w:rPr>
              <w:instrText xml:space="preserve"> PAGEREF _Toc226466638 \h </w:instrText>
            </w:r>
            <w:r w:rsidR="008155FC">
              <w:rPr>
                <w:webHidden/>
              </w:rPr>
            </w:r>
            <w:r w:rsidR="008155FC">
              <w:rPr>
                <w:webHidden/>
              </w:rPr>
              <w:fldChar w:fldCharType="separate"/>
            </w:r>
            <w:r w:rsidR="008155FC">
              <w:rPr>
                <w:webHidden/>
              </w:rPr>
              <w:t>56</w:t>
            </w:r>
            <w:r w:rsidR="008155FC">
              <w:rPr>
                <w:webHidden/>
              </w:rPr>
              <w:fldChar w:fldCharType="end"/>
            </w:r>
          </w:hyperlink>
        </w:p>
        <w:p w14:paraId="013FB0DE" w14:textId="66DF603E" w:rsidR="008155FC" w:rsidRDefault="00A644B7">
          <w:pPr>
            <w:pStyle w:val="Verzeichnis2"/>
            <w:tabs>
              <w:tab w:val="left" w:pos="880"/>
            </w:tabs>
            <w:rPr>
              <w:rFonts w:asciiTheme="minorHAnsi" w:hAnsiTheme="minorHAnsi"/>
              <w:kern w:val="2"/>
              <w:sz w:val="24"/>
              <w:szCs w:val="24"/>
              <w:lang w:eastAsia="de-AT"/>
              <w14:ligatures w14:val="standardContextual"/>
              <w14:numForm w14:val="default"/>
            </w:rPr>
          </w:pPr>
          <w:hyperlink w:anchor="_Toc226466639" w:history="1">
            <w:r w:rsidR="008155FC" w:rsidRPr="006A22D9">
              <w:rPr>
                <w:rStyle w:val="Hyperlink"/>
                <w:lang w:eastAsia="de-DE"/>
              </w:rPr>
              <w:t>5.10</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eastAsia="de-DE"/>
              </w:rPr>
              <w:t>Schnittstellen und Kooperationen</w:t>
            </w:r>
            <w:r w:rsidR="008155FC">
              <w:rPr>
                <w:webHidden/>
              </w:rPr>
              <w:tab/>
            </w:r>
            <w:r w:rsidR="008155FC">
              <w:rPr>
                <w:webHidden/>
              </w:rPr>
              <w:fldChar w:fldCharType="begin"/>
            </w:r>
            <w:r w:rsidR="008155FC">
              <w:rPr>
                <w:webHidden/>
              </w:rPr>
              <w:instrText xml:space="preserve"> PAGEREF _Toc226466639 \h </w:instrText>
            </w:r>
            <w:r w:rsidR="008155FC">
              <w:rPr>
                <w:webHidden/>
              </w:rPr>
            </w:r>
            <w:r w:rsidR="008155FC">
              <w:rPr>
                <w:webHidden/>
              </w:rPr>
              <w:fldChar w:fldCharType="separate"/>
            </w:r>
            <w:r w:rsidR="008155FC">
              <w:rPr>
                <w:webHidden/>
              </w:rPr>
              <w:t>57</w:t>
            </w:r>
            <w:r w:rsidR="008155FC">
              <w:rPr>
                <w:webHidden/>
              </w:rPr>
              <w:fldChar w:fldCharType="end"/>
            </w:r>
          </w:hyperlink>
        </w:p>
        <w:p w14:paraId="0370F28B" w14:textId="0ED0C6A5"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640" w:history="1">
            <w:r w:rsidR="008155FC" w:rsidRPr="006A22D9">
              <w:rPr>
                <w:rStyle w:val="Hyperlink"/>
              </w:rPr>
              <w:t>6</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rPr>
              <w:t>Gruppe Kataster</w:t>
            </w:r>
            <w:r w:rsidR="008155FC">
              <w:rPr>
                <w:webHidden/>
              </w:rPr>
              <w:tab/>
            </w:r>
            <w:r w:rsidR="008155FC">
              <w:rPr>
                <w:webHidden/>
              </w:rPr>
              <w:fldChar w:fldCharType="begin"/>
            </w:r>
            <w:r w:rsidR="008155FC">
              <w:rPr>
                <w:webHidden/>
              </w:rPr>
              <w:instrText xml:space="preserve"> PAGEREF _Toc226466640 \h </w:instrText>
            </w:r>
            <w:r w:rsidR="008155FC">
              <w:rPr>
                <w:webHidden/>
              </w:rPr>
            </w:r>
            <w:r w:rsidR="008155FC">
              <w:rPr>
                <w:webHidden/>
              </w:rPr>
              <w:fldChar w:fldCharType="separate"/>
            </w:r>
            <w:r w:rsidR="008155FC">
              <w:rPr>
                <w:webHidden/>
              </w:rPr>
              <w:t>58</w:t>
            </w:r>
            <w:r w:rsidR="008155FC">
              <w:rPr>
                <w:webHidden/>
              </w:rPr>
              <w:fldChar w:fldCharType="end"/>
            </w:r>
          </w:hyperlink>
        </w:p>
        <w:p w14:paraId="1F157353" w14:textId="049262D2"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41" w:history="1">
            <w:r w:rsidR="008155FC" w:rsidRPr="006A22D9">
              <w:rPr>
                <w:rStyle w:val="Hyperlink"/>
              </w:rPr>
              <w:t>6.1</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Organigramm</w:t>
            </w:r>
            <w:r w:rsidR="008155FC">
              <w:rPr>
                <w:webHidden/>
              </w:rPr>
              <w:tab/>
            </w:r>
            <w:r w:rsidR="008155FC">
              <w:rPr>
                <w:webHidden/>
              </w:rPr>
              <w:fldChar w:fldCharType="begin"/>
            </w:r>
            <w:r w:rsidR="008155FC">
              <w:rPr>
                <w:webHidden/>
              </w:rPr>
              <w:instrText xml:space="preserve"> PAGEREF _Toc226466641 \h </w:instrText>
            </w:r>
            <w:r w:rsidR="008155FC">
              <w:rPr>
                <w:webHidden/>
              </w:rPr>
            </w:r>
            <w:r w:rsidR="008155FC">
              <w:rPr>
                <w:webHidden/>
              </w:rPr>
              <w:fldChar w:fldCharType="separate"/>
            </w:r>
            <w:r w:rsidR="008155FC">
              <w:rPr>
                <w:webHidden/>
              </w:rPr>
              <w:t>58</w:t>
            </w:r>
            <w:r w:rsidR="008155FC">
              <w:rPr>
                <w:webHidden/>
              </w:rPr>
              <w:fldChar w:fldCharType="end"/>
            </w:r>
          </w:hyperlink>
        </w:p>
        <w:p w14:paraId="14F5F84D" w14:textId="5236A6F9"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42" w:history="1">
            <w:r w:rsidR="008155FC" w:rsidRPr="006A22D9">
              <w:rPr>
                <w:rStyle w:val="Hyperlink"/>
              </w:rPr>
              <w:t>6.2</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Stab Kataster</w:t>
            </w:r>
            <w:r w:rsidR="008155FC">
              <w:rPr>
                <w:webHidden/>
              </w:rPr>
              <w:tab/>
            </w:r>
            <w:r w:rsidR="008155FC">
              <w:rPr>
                <w:webHidden/>
              </w:rPr>
              <w:fldChar w:fldCharType="begin"/>
            </w:r>
            <w:r w:rsidR="008155FC">
              <w:rPr>
                <w:webHidden/>
              </w:rPr>
              <w:instrText xml:space="preserve"> PAGEREF _Toc226466642 \h </w:instrText>
            </w:r>
            <w:r w:rsidR="008155FC">
              <w:rPr>
                <w:webHidden/>
              </w:rPr>
            </w:r>
            <w:r w:rsidR="008155FC">
              <w:rPr>
                <w:webHidden/>
              </w:rPr>
              <w:fldChar w:fldCharType="separate"/>
            </w:r>
            <w:r w:rsidR="008155FC">
              <w:rPr>
                <w:webHidden/>
              </w:rPr>
              <w:t>58</w:t>
            </w:r>
            <w:r w:rsidR="008155FC">
              <w:rPr>
                <w:webHidden/>
              </w:rPr>
              <w:fldChar w:fldCharType="end"/>
            </w:r>
          </w:hyperlink>
        </w:p>
        <w:p w14:paraId="3B435E8E" w14:textId="31BE2259"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43" w:history="1">
            <w:r w:rsidR="008155FC" w:rsidRPr="006A22D9">
              <w:rPr>
                <w:rStyle w:val="Hyperlink"/>
                <w:rFonts w:eastAsia="Times New Roman" w:cs="Times New Roman"/>
                <w:lang w:eastAsia="de-AT"/>
              </w:rPr>
              <w:t>6.3</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eastAsia="Times New Roman" w:cs="Times New Roman"/>
                <w:lang w:eastAsia="de-AT"/>
              </w:rPr>
              <w:t>Vermessungsämter</w:t>
            </w:r>
            <w:r w:rsidR="008155FC">
              <w:rPr>
                <w:webHidden/>
              </w:rPr>
              <w:tab/>
            </w:r>
            <w:r w:rsidR="008155FC">
              <w:rPr>
                <w:webHidden/>
              </w:rPr>
              <w:fldChar w:fldCharType="begin"/>
            </w:r>
            <w:r w:rsidR="008155FC">
              <w:rPr>
                <w:webHidden/>
              </w:rPr>
              <w:instrText xml:space="preserve"> PAGEREF _Toc226466643 \h </w:instrText>
            </w:r>
            <w:r w:rsidR="008155FC">
              <w:rPr>
                <w:webHidden/>
              </w:rPr>
            </w:r>
            <w:r w:rsidR="008155FC">
              <w:rPr>
                <w:webHidden/>
              </w:rPr>
              <w:fldChar w:fldCharType="separate"/>
            </w:r>
            <w:r w:rsidR="008155FC">
              <w:rPr>
                <w:webHidden/>
              </w:rPr>
              <w:t>59</w:t>
            </w:r>
            <w:r w:rsidR="008155FC">
              <w:rPr>
                <w:webHidden/>
              </w:rPr>
              <w:fldChar w:fldCharType="end"/>
            </w:r>
          </w:hyperlink>
        </w:p>
        <w:p w14:paraId="228F2EBD" w14:textId="1E36F868" w:rsidR="008155FC" w:rsidRDefault="00A644B7">
          <w:pPr>
            <w:pStyle w:val="Verzeichnis3"/>
            <w:rPr>
              <w:rFonts w:asciiTheme="minorHAnsi" w:hAnsiTheme="minorHAnsi"/>
              <w:kern w:val="2"/>
              <w:sz w:val="24"/>
              <w:szCs w:val="24"/>
              <w:lang w:eastAsia="de-AT"/>
              <w14:ligatures w14:val="standardContextual"/>
              <w14:numForm w14:val="default"/>
            </w:rPr>
          </w:pPr>
          <w:hyperlink w:anchor="_Toc226466644" w:history="1">
            <w:r w:rsidR="008155FC" w:rsidRPr="006A22D9">
              <w:rPr>
                <w:rStyle w:val="Hyperlink"/>
                <w:lang w:val="de-DE"/>
              </w:rPr>
              <w:t>6.3.1</w:t>
            </w:r>
            <w:r w:rsidR="008155FC">
              <w:rPr>
                <w:rFonts w:asciiTheme="minorHAnsi" w:hAnsiTheme="minorHAnsi"/>
                <w:kern w:val="2"/>
                <w:sz w:val="24"/>
                <w:szCs w:val="24"/>
                <w:lang w:eastAsia="de-AT"/>
                <w14:ligatures w14:val="standardContextual"/>
                <w14:numForm w14:val="default"/>
              </w:rPr>
              <w:tab/>
            </w:r>
            <w:r w:rsidR="008155FC" w:rsidRPr="006A22D9">
              <w:rPr>
                <w:rStyle w:val="Hyperlink"/>
                <w:lang w:val="de-DE"/>
              </w:rPr>
              <w:t>Kerntätigkeiten der Vermessungsämter</w:t>
            </w:r>
            <w:r w:rsidR="008155FC">
              <w:rPr>
                <w:webHidden/>
              </w:rPr>
              <w:tab/>
            </w:r>
            <w:r w:rsidR="008155FC">
              <w:rPr>
                <w:webHidden/>
              </w:rPr>
              <w:fldChar w:fldCharType="begin"/>
            </w:r>
            <w:r w:rsidR="008155FC">
              <w:rPr>
                <w:webHidden/>
              </w:rPr>
              <w:instrText xml:space="preserve"> PAGEREF _Toc226466644 \h </w:instrText>
            </w:r>
            <w:r w:rsidR="008155FC">
              <w:rPr>
                <w:webHidden/>
              </w:rPr>
            </w:r>
            <w:r w:rsidR="008155FC">
              <w:rPr>
                <w:webHidden/>
              </w:rPr>
              <w:fldChar w:fldCharType="separate"/>
            </w:r>
            <w:r w:rsidR="008155FC">
              <w:rPr>
                <w:webHidden/>
              </w:rPr>
              <w:t>60</w:t>
            </w:r>
            <w:r w:rsidR="008155FC">
              <w:rPr>
                <w:webHidden/>
              </w:rPr>
              <w:fldChar w:fldCharType="end"/>
            </w:r>
          </w:hyperlink>
        </w:p>
        <w:p w14:paraId="6A00CCD8" w14:textId="7E59E84D"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45" w:history="1">
            <w:r w:rsidR="008155FC" w:rsidRPr="006A22D9">
              <w:rPr>
                <w:rStyle w:val="Hyperlink"/>
              </w:rPr>
              <w:t>6.4</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Stabsabteilung Staatsgrenzen (Abt. A2)</w:t>
            </w:r>
            <w:r w:rsidR="008155FC">
              <w:rPr>
                <w:webHidden/>
              </w:rPr>
              <w:tab/>
            </w:r>
            <w:r w:rsidR="008155FC">
              <w:rPr>
                <w:webHidden/>
              </w:rPr>
              <w:fldChar w:fldCharType="begin"/>
            </w:r>
            <w:r w:rsidR="008155FC">
              <w:rPr>
                <w:webHidden/>
              </w:rPr>
              <w:instrText xml:space="preserve"> PAGEREF _Toc226466645 \h </w:instrText>
            </w:r>
            <w:r w:rsidR="008155FC">
              <w:rPr>
                <w:webHidden/>
              </w:rPr>
            </w:r>
            <w:r w:rsidR="008155FC">
              <w:rPr>
                <w:webHidden/>
              </w:rPr>
              <w:fldChar w:fldCharType="separate"/>
            </w:r>
            <w:r w:rsidR="008155FC">
              <w:rPr>
                <w:webHidden/>
              </w:rPr>
              <w:t>63</w:t>
            </w:r>
            <w:r w:rsidR="008155FC">
              <w:rPr>
                <w:webHidden/>
              </w:rPr>
              <w:fldChar w:fldCharType="end"/>
            </w:r>
          </w:hyperlink>
        </w:p>
        <w:p w14:paraId="3BBF5F8C" w14:textId="40DDC230"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46" w:history="1">
            <w:r w:rsidR="008155FC" w:rsidRPr="006A22D9">
              <w:rPr>
                <w:rStyle w:val="Hyperlink"/>
              </w:rPr>
              <w:t>6.5</w:t>
            </w:r>
            <w:r w:rsidR="008155FC">
              <w:rPr>
                <w:rFonts w:asciiTheme="minorHAnsi" w:hAnsiTheme="minorHAnsi"/>
                <w:kern w:val="2"/>
                <w:sz w:val="24"/>
                <w:szCs w:val="24"/>
                <w:lang w:eastAsia="de-AT"/>
                <w14:ligatures w14:val="standardContextual"/>
                <w14:numForm w14:val="default"/>
              </w:rPr>
              <w:tab/>
            </w:r>
            <w:r w:rsidR="008155FC" w:rsidRPr="006A22D9">
              <w:rPr>
                <w:rStyle w:val="Hyperlink"/>
              </w:rPr>
              <w:t>Schnittstellen und Kooperationen</w:t>
            </w:r>
            <w:r w:rsidR="008155FC">
              <w:rPr>
                <w:webHidden/>
              </w:rPr>
              <w:tab/>
            </w:r>
            <w:r w:rsidR="008155FC">
              <w:rPr>
                <w:webHidden/>
              </w:rPr>
              <w:fldChar w:fldCharType="begin"/>
            </w:r>
            <w:r w:rsidR="008155FC">
              <w:rPr>
                <w:webHidden/>
              </w:rPr>
              <w:instrText xml:space="preserve"> PAGEREF _Toc226466646 \h </w:instrText>
            </w:r>
            <w:r w:rsidR="008155FC">
              <w:rPr>
                <w:webHidden/>
              </w:rPr>
            </w:r>
            <w:r w:rsidR="008155FC">
              <w:rPr>
                <w:webHidden/>
              </w:rPr>
              <w:fldChar w:fldCharType="separate"/>
            </w:r>
            <w:r w:rsidR="008155FC">
              <w:rPr>
                <w:webHidden/>
              </w:rPr>
              <w:t>63</w:t>
            </w:r>
            <w:r w:rsidR="008155FC">
              <w:rPr>
                <w:webHidden/>
              </w:rPr>
              <w:fldChar w:fldCharType="end"/>
            </w:r>
          </w:hyperlink>
        </w:p>
        <w:p w14:paraId="37C158F9" w14:textId="4C4DC983"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647" w:history="1">
            <w:r w:rsidR="008155FC" w:rsidRPr="006A22D9">
              <w:rPr>
                <w:rStyle w:val="Hyperlink"/>
              </w:rPr>
              <w:t>7</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rPr>
              <w:t>Gruppe Marktüberwachung</w:t>
            </w:r>
            <w:r w:rsidR="008155FC">
              <w:rPr>
                <w:webHidden/>
              </w:rPr>
              <w:tab/>
            </w:r>
            <w:r w:rsidR="008155FC">
              <w:rPr>
                <w:webHidden/>
              </w:rPr>
              <w:fldChar w:fldCharType="begin"/>
            </w:r>
            <w:r w:rsidR="008155FC">
              <w:rPr>
                <w:webHidden/>
              </w:rPr>
              <w:instrText xml:space="preserve"> PAGEREF _Toc226466647 \h </w:instrText>
            </w:r>
            <w:r w:rsidR="008155FC">
              <w:rPr>
                <w:webHidden/>
              </w:rPr>
            </w:r>
            <w:r w:rsidR="008155FC">
              <w:rPr>
                <w:webHidden/>
              </w:rPr>
              <w:fldChar w:fldCharType="separate"/>
            </w:r>
            <w:r w:rsidR="008155FC">
              <w:rPr>
                <w:webHidden/>
              </w:rPr>
              <w:t>65</w:t>
            </w:r>
            <w:r w:rsidR="008155FC">
              <w:rPr>
                <w:webHidden/>
              </w:rPr>
              <w:fldChar w:fldCharType="end"/>
            </w:r>
          </w:hyperlink>
        </w:p>
        <w:p w14:paraId="0F7F1D81" w14:textId="1636670A"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48" w:history="1">
            <w:r w:rsidR="008155FC" w:rsidRPr="006A22D9">
              <w:rPr>
                <w:rStyle w:val="Hyperlink"/>
                <w:rFonts w:cs="Times New Roman"/>
              </w:rPr>
              <w:t>7.1</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cs="Times New Roman"/>
                <w:shd w:val="clear" w:color="auto" w:fill="FFFFFF"/>
              </w:rPr>
              <w:t>Organigramm</w:t>
            </w:r>
            <w:r w:rsidR="008155FC">
              <w:rPr>
                <w:webHidden/>
              </w:rPr>
              <w:tab/>
            </w:r>
            <w:r w:rsidR="008155FC">
              <w:rPr>
                <w:webHidden/>
              </w:rPr>
              <w:fldChar w:fldCharType="begin"/>
            </w:r>
            <w:r w:rsidR="008155FC">
              <w:rPr>
                <w:webHidden/>
              </w:rPr>
              <w:instrText xml:space="preserve"> PAGEREF _Toc226466648 \h </w:instrText>
            </w:r>
            <w:r w:rsidR="008155FC">
              <w:rPr>
                <w:webHidden/>
              </w:rPr>
            </w:r>
            <w:r w:rsidR="008155FC">
              <w:rPr>
                <w:webHidden/>
              </w:rPr>
              <w:fldChar w:fldCharType="separate"/>
            </w:r>
            <w:r w:rsidR="008155FC">
              <w:rPr>
                <w:webHidden/>
              </w:rPr>
              <w:t>65</w:t>
            </w:r>
            <w:r w:rsidR="008155FC">
              <w:rPr>
                <w:webHidden/>
              </w:rPr>
              <w:fldChar w:fldCharType="end"/>
            </w:r>
          </w:hyperlink>
        </w:p>
        <w:p w14:paraId="1A9B9790" w14:textId="017BA818"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49" w:history="1">
            <w:r w:rsidR="008155FC" w:rsidRPr="006A22D9">
              <w:rPr>
                <w:rStyle w:val="Hyperlink"/>
                <w:rFonts w:cs="Times New Roman"/>
              </w:rPr>
              <w:t>7.2</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cs="Times New Roman"/>
                <w:shd w:val="clear" w:color="auto" w:fill="FFFFFF"/>
              </w:rPr>
              <w:t>Stab Marküberwachung</w:t>
            </w:r>
            <w:r w:rsidR="008155FC">
              <w:rPr>
                <w:webHidden/>
              </w:rPr>
              <w:tab/>
            </w:r>
            <w:r w:rsidR="008155FC">
              <w:rPr>
                <w:webHidden/>
              </w:rPr>
              <w:fldChar w:fldCharType="begin"/>
            </w:r>
            <w:r w:rsidR="008155FC">
              <w:rPr>
                <w:webHidden/>
              </w:rPr>
              <w:instrText xml:space="preserve"> PAGEREF _Toc226466649 \h </w:instrText>
            </w:r>
            <w:r w:rsidR="008155FC">
              <w:rPr>
                <w:webHidden/>
              </w:rPr>
            </w:r>
            <w:r w:rsidR="008155FC">
              <w:rPr>
                <w:webHidden/>
              </w:rPr>
              <w:fldChar w:fldCharType="separate"/>
            </w:r>
            <w:r w:rsidR="008155FC">
              <w:rPr>
                <w:webHidden/>
              </w:rPr>
              <w:t>66</w:t>
            </w:r>
            <w:r w:rsidR="008155FC">
              <w:rPr>
                <w:webHidden/>
              </w:rPr>
              <w:fldChar w:fldCharType="end"/>
            </w:r>
          </w:hyperlink>
        </w:p>
        <w:p w14:paraId="5E121D8B" w14:textId="281EF712"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50" w:history="1">
            <w:r w:rsidR="008155FC" w:rsidRPr="006A22D9">
              <w:rPr>
                <w:rStyle w:val="Hyperlink"/>
                <w:rFonts w:cs="Times New Roman"/>
              </w:rPr>
              <w:t>7.3</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cs="Times New Roman"/>
                <w:shd w:val="clear" w:color="auto" w:fill="FFFFFF"/>
              </w:rPr>
              <w:t>Fachbereiche und Aufgabenfelder</w:t>
            </w:r>
            <w:r w:rsidR="008155FC">
              <w:rPr>
                <w:webHidden/>
              </w:rPr>
              <w:tab/>
            </w:r>
            <w:r w:rsidR="008155FC">
              <w:rPr>
                <w:webHidden/>
              </w:rPr>
              <w:fldChar w:fldCharType="begin"/>
            </w:r>
            <w:r w:rsidR="008155FC">
              <w:rPr>
                <w:webHidden/>
              </w:rPr>
              <w:instrText xml:space="preserve"> PAGEREF _Toc226466650 \h </w:instrText>
            </w:r>
            <w:r w:rsidR="008155FC">
              <w:rPr>
                <w:webHidden/>
              </w:rPr>
            </w:r>
            <w:r w:rsidR="008155FC">
              <w:rPr>
                <w:webHidden/>
              </w:rPr>
              <w:fldChar w:fldCharType="separate"/>
            </w:r>
            <w:r w:rsidR="008155FC">
              <w:rPr>
                <w:webHidden/>
              </w:rPr>
              <w:t>67</w:t>
            </w:r>
            <w:r w:rsidR="008155FC">
              <w:rPr>
                <w:webHidden/>
              </w:rPr>
              <w:fldChar w:fldCharType="end"/>
            </w:r>
          </w:hyperlink>
        </w:p>
        <w:p w14:paraId="78043A1B" w14:textId="6411A776" w:rsidR="008155FC" w:rsidRDefault="00A644B7">
          <w:pPr>
            <w:pStyle w:val="Verzeichnis2"/>
            <w:rPr>
              <w:rFonts w:asciiTheme="minorHAnsi" w:hAnsiTheme="minorHAnsi"/>
              <w:kern w:val="2"/>
              <w:sz w:val="24"/>
              <w:szCs w:val="24"/>
              <w:lang w:eastAsia="de-AT"/>
              <w14:ligatures w14:val="standardContextual"/>
              <w14:numForm w14:val="default"/>
            </w:rPr>
          </w:pPr>
          <w:hyperlink w:anchor="_Toc226466651" w:history="1">
            <w:r w:rsidR="008155FC" w:rsidRPr="006A22D9">
              <w:rPr>
                <w:rStyle w:val="Hyperlink"/>
                <w:rFonts w:cs="Calibri"/>
                <w:bCs/>
              </w:rPr>
              <w:t>7.4</w:t>
            </w:r>
            <w:r w:rsidR="008155FC">
              <w:rPr>
                <w:rFonts w:asciiTheme="minorHAnsi" w:hAnsiTheme="minorHAnsi"/>
                <w:kern w:val="2"/>
                <w:sz w:val="24"/>
                <w:szCs w:val="24"/>
                <w:lang w:eastAsia="de-AT"/>
                <w14:ligatures w14:val="standardContextual"/>
                <w14:numForm w14:val="default"/>
              </w:rPr>
              <w:tab/>
            </w:r>
            <w:r w:rsidR="008155FC" w:rsidRPr="006A22D9">
              <w:rPr>
                <w:rStyle w:val="Hyperlink"/>
                <w:rFonts w:cs="Calibri"/>
                <w:bCs/>
              </w:rPr>
              <w:t>Schnittstellen und Kooperationen</w:t>
            </w:r>
            <w:r w:rsidR="008155FC">
              <w:rPr>
                <w:webHidden/>
              </w:rPr>
              <w:tab/>
            </w:r>
            <w:r w:rsidR="008155FC">
              <w:rPr>
                <w:webHidden/>
              </w:rPr>
              <w:fldChar w:fldCharType="begin"/>
            </w:r>
            <w:r w:rsidR="008155FC">
              <w:rPr>
                <w:webHidden/>
              </w:rPr>
              <w:instrText xml:space="preserve"> PAGEREF _Toc226466651 \h </w:instrText>
            </w:r>
            <w:r w:rsidR="008155FC">
              <w:rPr>
                <w:webHidden/>
              </w:rPr>
            </w:r>
            <w:r w:rsidR="008155FC">
              <w:rPr>
                <w:webHidden/>
              </w:rPr>
              <w:fldChar w:fldCharType="separate"/>
            </w:r>
            <w:r w:rsidR="008155FC">
              <w:rPr>
                <w:webHidden/>
              </w:rPr>
              <w:t>69</w:t>
            </w:r>
            <w:r w:rsidR="008155FC">
              <w:rPr>
                <w:webHidden/>
              </w:rPr>
              <w:fldChar w:fldCharType="end"/>
            </w:r>
          </w:hyperlink>
        </w:p>
        <w:p w14:paraId="55360B21" w14:textId="322EA610" w:rsidR="008155FC" w:rsidRDefault="00A644B7">
          <w:pPr>
            <w:pStyle w:val="Verzeichnis1"/>
            <w:rPr>
              <w:rFonts w:asciiTheme="minorHAnsi" w:hAnsiTheme="minorHAnsi"/>
              <w:b w:val="0"/>
              <w:color w:val="auto"/>
              <w:kern w:val="2"/>
              <w:sz w:val="24"/>
              <w:szCs w:val="24"/>
              <w:lang w:eastAsia="de-AT"/>
              <w14:ligatures w14:val="standardContextual"/>
              <w14:numForm w14:val="default"/>
            </w:rPr>
          </w:pPr>
          <w:hyperlink w:anchor="_Toc226466652" w:history="1">
            <w:r w:rsidR="008155FC" w:rsidRPr="006A22D9">
              <w:rPr>
                <w:rStyle w:val="Hyperlink"/>
                <w:lang w:val="en-GB"/>
              </w:rPr>
              <w:t>8</w:t>
            </w:r>
            <w:r w:rsidR="008155FC">
              <w:rPr>
                <w:rFonts w:asciiTheme="minorHAnsi" w:hAnsiTheme="minorHAnsi"/>
                <w:b w:val="0"/>
                <w:color w:val="auto"/>
                <w:kern w:val="2"/>
                <w:sz w:val="24"/>
                <w:szCs w:val="24"/>
                <w:lang w:eastAsia="de-AT"/>
                <w14:ligatures w14:val="standardContextual"/>
                <w14:numForm w14:val="default"/>
              </w:rPr>
              <w:tab/>
            </w:r>
            <w:r w:rsidR="008155FC" w:rsidRPr="006A22D9">
              <w:rPr>
                <w:rStyle w:val="Hyperlink"/>
                <w:lang w:val="en-GB"/>
              </w:rPr>
              <w:t>Abkürzungen:</w:t>
            </w:r>
            <w:r w:rsidR="008155FC">
              <w:rPr>
                <w:webHidden/>
              </w:rPr>
              <w:tab/>
            </w:r>
            <w:r w:rsidR="008155FC">
              <w:rPr>
                <w:webHidden/>
              </w:rPr>
              <w:fldChar w:fldCharType="begin"/>
            </w:r>
            <w:r w:rsidR="008155FC">
              <w:rPr>
                <w:webHidden/>
              </w:rPr>
              <w:instrText xml:space="preserve"> PAGEREF _Toc226466652 \h </w:instrText>
            </w:r>
            <w:r w:rsidR="008155FC">
              <w:rPr>
                <w:webHidden/>
              </w:rPr>
            </w:r>
            <w:r w:rsidR="008155FC">
              <w:rPr>
                <w:webHidden/>
              </w:rPr>
              <w:fldChar w:fldCharType="separate"/>
            </w:r>
            <w:r w:rsidR="008155FC">
              <w:rPr>
                <w:webHidden/>
              </w:rPr>
              <w:t>70</w:t>
            </w:r>
            <w:r w:rsidR="008155FC">
              <w:rPr>
                <w:webHidden/>
              </w:rPr>
              <w:fldChar w:fldCharType="end"/>
            </w:r>
          </w:hyperlink>
        </w:p>
        <w:p w14:paraId="088689E9" w14:textId="76506ABD" w:rsidR="00F3370A" w:rsidRDefault="00F3370A" w:rsidP="00C4608C">
          <w:pPr>
            <w:spacing w:after="0"/>
          </w:pPr>
          <w:r>
            <w:rPr>
              <w:b/>
              <w:bCs/>
              <w:lang w:val="de-DE"/>
            </w:rPr>
            <w:fldChar w:fldCharType="end"/>
          </w:r>
        </w:p>
      </w:sdtContent>
    </w:sdt>
    <w:p w14:paraId="2C655D47" w14:textId="68FFD8D7" w:rsidR="002A162F" w:rsidRDefault="000E2CAB" w:rsidP="00DE619E">
      <w:pPr>
        <w:pStyle w:val="1nummeriert"/>
        <w:rPr>
          <w:szCs w:val="34"/>
        </w:rPr>
      </w:pPr>
      <w:bookmarkStart w:id="4" w:name="_Toc226466570"/>
      <w:r>
        <w:rPr>
          <w:noProof/>
          <w14:numForm w14:val="default"/>
        </w:rPr>
        <w:lastRenderedPageBreak/>
        <w:drawing>
          <wp:anchor distT="0" distB="0" distL="114300" distR="114300" simplePos="0" relativeHeight="251671552" behindDoc="0" locked="0" layoutInCell="1" allowOverlap="1" wp14:anchorId="3A888DBC" wp14:editId="32EFBFEE">
            <wp:simplePos x="0" y="0"/>
            <wp:positionH relativeFrom="margin">
              <wp:posOffset>-581660</wp:posOffset>
            </wp:positionH>
            <wp:positionV relativeFrom="margin">
              <wp:posOffset>810895</wp:posOffset>
            </wp:positionV>
            <wp:extent cx="6895465" cy="4809490"/>
            <wp:effectExtent l="0" t="0" r="635" b="0"/>
            <wp:wrapSquare wrapText="bothSides"/>
            <wp:docPr id="15514782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7821" name="Grafik 155147821"/>
                    <pic:cNvPicPr/>
                  </pic:nvPicPr>
                  <pic:blipFill rotWithShape="1">
                    <a:blip r:embed="rId10">
                      <a:extLst>
                        <a:ext uri="{28A0092B-C50C-407E-A947-70E740481C1C}">
                          <a14:useLocalDpi xmlns:a14="http://schemas.microsoft.com/office/drawing/2010/main" val="0"/>
                        </a:ext>
                      </a:extLst>
                    </a:blip>
                    <a:srcRect t="1751"/>
                    <a:stretch>
                      <a:fillRect/>
                    </a:stretch>
                  </pic:blipFill>
                  <pic:spPr bwMode="auto">
                    <a:xfrm>
                      <a:off x="0" y="0"/>
                      <a:ext cx="6895465" cy="48094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D66EE">
        <w:t>Organigramm</w:t>
      </w:r>
      <w:bookmarkEnd w:id="4"/>
    </w:p>
    <w:p w14:paraId="47B83805" w14:textId="123727D5" w:rsidR="001D66EE" w:rsidRPr="001D66EE" w:rsidRDefault="001D66EE" w:rsidP="00C4608C">
      <w:pPr>
        <w:spacing w:after="0"/>
      </w:pPr>
    </w:p>
    <w:p w14:paraId="0149FFBF" w14:textId="0080CC7F" w:rsidR="002A162F" w:rsidRDefault="00094350" w:rsidP="00DE619E">
      <w:pPr>
        <w:pStyle w:val="1nummeriert"/>
        <w:rPr>
          <w:ins w:id="5" w:author="Steinkellner Claudia" w:date="2026-04-14T10:26:00Z"/>
        </w:rPr>
      </w:pPr>
      <w:bookmarkStart w:id="6" w:name="_Toc6384662"/>
      <w:bookmarkStart w:id="7" w:name="_Toc226466571"/>
      <w:r>
        <w:lastRenderedPageBreak/>
        <w:t>Leiter des BEV</w:t>
      </w:r>
      <w:bookmarkEnd w:id="6"/>
      <w:bookmarkEnd w:id="7"/>
    </w:p>
    <w:p w14:paraId="1F5E2C0C" w14:textId="35EFF8DB" w:rsidR="00C4608C" w:rsidRPr="00C4608C" w:rsidDel="00DE619E" w:rsidRDefault="007E286F" w:rsidP="003C5125">
      <w:pPr>
        <w:rPr>
          <w:del w:id="8" w:author="Steinkellner Claudia" w:date="2026-04-14T10:25:00Z"/>
        </w:rPr>
      </w:pPr>
      <w:commentRangeStart w:id="9"/>
      <w:r>
        <w:t xml:space="preserve">Der Leiter des BEV </w:t>
      </w:r>
      <w:r w:rsidR="003C5125">
        <w:t>ist für das gesamte Aufgabenspektrum des Bundesamtes zuständig</w:t>
      </w:r>
      <w:r w:rsidR="00AE30CC">
        <w:t>.</w:t>
      </w:r>
      <w:r w:rsidR="003C5125">
        <w:t xml:space="preserve"> Dies gilt </w:t>
      </w:r>
      <w:r w:rsidR="00AE30CC">
        <w:t xml:space="preserve">neben Personal- und Budgetangelegenheiten, der strategischen IT-Ausrichtung </w:t>
      </w:r>
      <w:r w:rsidR="003C5125">
        <w:t xml:space="preserve">sowohl für die Organisation </w:t>
      </w:r>
      <w:r w:rsidR="00AE30CC">
        <w:t>als</w:t>
      </w:r>
      <w:r w:rsidR="003C5125">
        <w:t xml:space="preserve"> auch für die Kommunikation</w:t>
      </w:r>
      <w:r w:rsidR="00AE30CC">
        <w:t>.</w:t>
      </w:r>
      <w:r w:rsidR="003C5125">
        <w:t xml:space="preserve"> </w:t>
      </w:r>
      <w:r w:rsidR="00AE30CC">
        <w:t>Die Budgetzuständigkeit des Leiters ist durch das</w:t>
      </w:r>
      <w:r w:rsidR="003C5125">
        <w:t xml:space="preserve"> Haushaltsrecht des Bundes </w:t>
      </w:r>
      <w:r w:rsidR="00AE30CC">
        <w:t>geregelt.</w:t>
      </w:r>
      <w:r w:rsidR="00AE30CC">
        <w:t xml:space="preserve"> Es werden nur jene Bereiche direkt wahrgenommen, die ausdrücklich vom Leiter des BEV an andere Stellen delegiert wurden. </w:t>
      </w:r>
      <w:r w:rsidR="00AE30CC">
        <w:t>Der</w:t>
      </w:r>
      <w:r w:rsidR="003C5125">
        <w:t xml:space="preserve"> Führungskreis ist lediglich ein beratendes Gremium, Entscheidungen obliegen dem Leiter des BEV. </w:t>
      </w:r>
      <w:commentRangeEnd w:id="9"/>
      <w:r w:rsidR="00DC4403">
        <w:rPr>
          <w:rStyle w:val="Kommentarzeichen"/>
        </w:rPr>
        <w:commentReference w:id="9"/>
      </w:r>
    </w:p>
    <w:p w14:paraId="0EE4F365" w14:textId="77777777" w:rsidR="00944E07" w:rsidRDefault="00094350" w:rsidP="00DE619E">
      <w:pPr>
        <w:pStyle w:val="2nummeriert"/>
      </w:pPr>
      <w:bookmarkStart w:id="11" w:name="_Toc226466572"/>
      <w:r>
        <w:t>Büro Leiter BEV</w:t>
      </w:r>
      <w:bookmarkEnd w:id="11"/>
    </w:p>
    <w:p w14:paraId="13D16182" w14:textId="324A9206" w:rsidR="00D550D2" w:rsidRDefault="00D550D2" w:rsidP="00DE619E">
      <w:pPr>
        <w:numPr>
          <w:ilvl w:val="0"/>
          <w:numId w:val="138"/>
        </w:numPr>
        <w:spacing w:after="0"/>
        <w:rPr>
          <w:ins w:id="12" w:author="Steinkellner Claudia" w:date="2026-04-14T10:38:00Z"/>
        </w:rPr>
      </w:pPr>
      <w:ins w:id="13" w:author="Steinkellner Claudia" w:date="2026-04-14T10:41:00Z">
        <w:r>
          <w:t>Angelegenheiten der Geschäftsführung des Physikalisch-technischen Prüfdienstes</w:t>
        </w:r>
      </w:ins>
    </w:p>
    <w:p w14:paraId="0360F950" w14:textId="25986FA6" w:rsidR="00DE619E" w:rsidRDefault="00DE619E" w:rsidP="00DE619E">
      <w:pPr>
        <w:numPr>
          <w:ilvl w:val="0"/>
          <w:numId w:val="138"/>
        </w:numPr>
        <w:spacing w:after="0"/>
        <w:rPr>
          <w:ins w:id="14" w:author="Steinkellner Claudia" w:date="2026-04-14T10:42:00Z"/>
        </w:rPr>
      </w:pPr>
      <w:ins w:id="15" w:author="Steinkellner Claudia" w:date="2026-04-14T10:26:00Z">
        <w:r>
          <w:t xml:space="preserve">Angelegenheiten des BEV im Zusammenhang mit Richtlinien der </w:t>
        </w:r>
      </w:ins>
      <w:ins w:id="16" w:author="Steinkellner Claudia" w:date="2026-04-14T10:42:00Z">
        <w:r w:rsidR="00D550D2">
          <w:t>EU</w:t>
        </w:r>
      </w:ins>
    </w:p>
    <w:p w14:paraId="2D051878" w14:textId="77777777" w:rsidR="00D550D2" w:rsidRDefault="00D550D2" w:rsidP="00D550D2">
      <w:pPr>
        <w:numPr>
          <w:ilvl w:val="0"/>
          <w:numId w:val="138"/>
        </w:numPr>
        <w:spacing w:after="0"/>
        <w:rPr>
          <w:ins w:id="17" w:author="Steinkellner Claudia" w:date="2026-04-14T10:42:00Z"/>
        </w:rPr>
      </w:pPr>
      <w:ins w:id="18" w:author="Steinkellner Claudia" w:date="2026-04-14T10:42:00Z">
        <w:r>
          <w:t xml:space="preserve">Grundsatzangelegenheiten des Bundes-Bediensteten Schutzes </w:t>
        </w:r>
      </w:ins>
    </w:p>
    <w:p w14:paraId="3A4929BC" w14:textId="77777777" w:rsidR="00DE619E" w:rsidRDefault="00DE619E" w:rsidP="00DE619E">
      <w:pPr>
        <w:numPr>
          <w:ilvl w:val="0"/>
          <w:numId w:val="138"/>
        </w:numPr>
        <w:spacing w:after="0"/>
        <w:rPr>
          <w:ins w:id="19" w:author="Steinkellner Claudia" w:date="2026-04-14T10:26:00Z"/>
        </w:rPr>
      </w:pPr>
      <w:ins w:id="20" w:author="Steinkellner Claudia" w:date="2026-04-14T10:26:00Z">
        <w:r>
          <w:t xml:space="preserve">Grundsatzangelegenheiten des Datenschutzes </w:t>
        </w:r>
      </w:ins>
    </w:p>
    <w:p w14:paraId="23D2E990" w14:textId="2FE117E5" w:rsidR="00DE619E" w:rsidRDefault="00DE619E" w:rsidP="00DE619E">
      <w:pPr>
        <w:numPr>
          <w:ilvl w:val="0"/>
          <w:numId w:val="138"/>
        </w:numPr>
        <w:spacing w:after="0"/>
        <w:rPr>
          <w:ins w:id="21" w:author="Steinkellner Claudia" w:date="2026-04-14T10:41:00Z"/>
        </w:rPr>
      </w:pPr>
      <w:ins w:id="22" w:author="Steinkellner Claudia" w:date="2026-04-14T10:26:00Z">
        <w:r>
          <w:t>Angelegenheiten der internationalen Beziehungen des BEV</w:t>
        </w:r>
      </w:ins>
    </w:p>
    <w:p w14:paraId="423B35B9" w14:textId="48C48AF2" w:rsidR="00D550D2" w:rsidRDefault="00D550D2" w:rsidP="00D550D2">
      <w:pPr>
        <w:numPr>
          <w:ilvl w:val="0"/>
          <w:numId w:val="138"/>
        </w:numPr>
        <w:spacing w:after="0"/>
        <w:rPr>
          <w:ins w:id="23" w:author="Steinkellner Claudia" w:date="2026-04-14T10:42:00Z"/>
        </w:rPr>
      </w:pPr>
      <w:ins w:id="24" w:author="Steinkellner Claudia" w:date="2026-04-14T10:41:00Z">
        <w:r>
          <w:t xml:space="preserve">Grundsatzangelegenheiten des Qualitätsmanagements </w:t>
        </w:r>
      </w:ins>
    </w:p>
    <w:p w14:paraId="78F59861" w14:textId="77777777" w:rsidR="00D550D2" w:rsidRDefault="00D550D2" w:rsidP="00D550D2">
      <w:pPr>
        <w:numPr>
          <w:ilvl w:val="0"/>
          <w:numId w:val="138"/>
        </w:numPr>
        <w:spacing w:after="0"/>
        <w:rPr>
          <w:ins w:id="25" w:author="Steinkellner Claudia" w:date="2026-04-14T10:42:00Z"/>
        </w:rPr>
      </w:pPr>
      <w:ins w:id="26" w:author="Steinkellner Claudia" w:date="2026-04-14T10:42:00Z">
        <w:r>
          <w:t>Grundsatzangelegenheiten der Internen Revision *)</w:t>
        </w:r>
      </w:ins>
    </w:p>
    <w:p w14:paraId="2EBF119A" w14:textId="5DCD77E0" w:rsidR="00D550D2" w:rsidRDefault="00D550D2" w:rsidP="00D550D2">
      <w:pPr>
        <w:numPr>
          <w:ilvl w:val="0"/>
          <w:numId w:val="138"/>
        </w:numPr>
        <w:spacing w:after="0"/>
        <w:rPr>
          <w:ins w:id="27" w:author="Steinkellner Claudia" w:date="2026-04-14T10:43:00Z"/>
        </w:rPr>
      </w:pPr>
      <w:ins w:id="28" w:author="Steinkellner Claudia" w:date="2026-04-14T10:41:00Z">
        <w:r>
          <w:t xml:space="preserve">Corporate Identity-Strategie </w:t>
        </w:r>
      </w:ins>
    </w:p>
    <w:p w14:paraId="2E7CBDBE" w14:textId="0C375C42" w:rsidR="00D550D2" w:rsidRDefault="00D550D2" w:rsidP="00D550D2">
      <w:pPr>
        <w:numPr>
          <w:ilvl w:val="0"/>
          <w:numId w:val="138"/>
        </w:numPr>
        <w:spacing w:after="0"/>
        <w:rPr>
          <w:ins w:id="29" w:author="Steinkellner Claudia" w:date="2026-04-14T10:43:00Z"/>
        </w:rPr>
      </w:pPr>
      <w:ins w:id="30" w:author="Steinkellner Claudia" w:date="2026-04-14T10:43:00Z">
        <w:r>
          <w:t>IT-Strategie und Steuerung</w:t>
        </w:r>
      </w:ins>
    </w:p>
    <w:p w14:paraId="42DB0194" w14:textId="77777777" w:rsidR="00D550D2" w:rsidRDefault="00D550D2">
      <w:pPr>
        <w:spacing w:after="0"/>
        <w:ind w:left="1080"/>
        <w:rPr>
          <w:ins w:id="31" w:author="Steinkellner Claudia" w:date="2026-04-14T10:41:00Z"/>
        </w:rPr>
        <w:pPrChange w:id="32" w:author="Steinkellner Claudia" w:date="2026-04-14T10:43:00Z">
          <w:pPr>
            <w:numPr>
              <w:numId w:val="138"/>
            </w:numPr>
            <w:spacing w:after="0"/>
            <w:ind w:left="1080" w:hanging="360"/>
          </w:pPr>
        </w:pPrChange>
      </w:pPr>
    </w:p>
    <w:p w14:paraId="77C23C94" w14:textId="77777777" w:rsidR="00DE619E" w:rsidRDefault="00DE619E" w:rsidP="00C4608C">
      <w:pPr>
        <w:numPr>
          <w:ilvl w:val="0"/>
          <w:numId w:val="138"/>
        </w:numPr>
        <w:spacing w:after="0"/>
        <w:ind w:left="1077" w:hanging="357"/>
        <w:rPr>
          <w:ins w:id="33" w:author="Steinkellner Claudia" w:date="2026-04-14T10:26:00Z"/>
        </w:rPr>
      </w:pPr>
      <w:ins w:id="34" w:author="Steinkellner Claudia" w:date="2026-04-14T10:26:00Z">
        <w:r>
          <w:t>Büroleitung des BEV:</w:t>
        </w:r>
      </w:ins>
    </w:p>
    <w:p w14:paraId="75A2C81D" w14:textId="4F1F1DAC" w:rsidR="00F4575E" w:rsidRDefault="00F4575E">
      <w:pPr>
        <w:numPr>
          <w:ilvl w:val="1"/>
          <w:numId w:val="138"/>
        </w:numPr>
        <w:spacing w:after="0"/>
        <w:pPrChange w:id="35" w:author="Steinkellner Claudia" w:date="2026-04-14T10:26:00Z">
          <w:pPr>
            <w:numPr>
              <w:numId w:val="138"/>
            </w:numPr>
            <w:spacing w:after="0"/>
            <w:ind w:left="1077" w:hanging="357"/>
          </w:pPr>
        </w:pPrChange>
      </w:pPr>
      <w:r w:rsidRPr="00F4575E">
        <w:t>Koordination und Administration der Terminangelegenheiten und Korrespondenzen </w:t>
      </w:r>
    </w:p>
    <w:p w14:paraId="512402D3" w14:textId="37D4B14E" w:rsidR="00F4575E" w:rsidRPr="00F4575E" w:rsidRDefault="00F4575E">
      <w:pPr>
        <w:numPr>
          <w:ilvl w:val="1"/>
          <w:numId w:val="138"/>
        </w:numPr>
        <w:spacing w:after="0"/>
        <w:pPrChange w:id="36" w:author="Steinkellner Claudia" w:date="2026-04-14T10:26:00Z">
          <w:pPr>
            <w:numPr>
              <w:numId w:val="138"/>
            </w:numPr>
            <w:spacing w:after="0"/>
            <w:ind w:left="1077" w:hanging="357"/>
          </w:pPr>
        </w:pPrChange>
      </w:pPr>
      <w:r w:rsidRPr="00F4575E">
        <w:t>Angelegenheiten der Organisationsstruktur des BEV </w:t>
      </w:r>
    </w:p>
    <w:p w14:paraId="5CB17F20" w14:textId="6CEE4C2C" w:rsidR="00F4575E" w:rsidRDefault="00F4575E" w:rsidP="00DE619E">
      <w:pPr>
        <w:numPr>
          <w:ilvl w:val="1"/>
          <w:numId w:val="138"/>
        </w:numPr>
        <w:spacing w:after="0"/>
        <w:rPr>
          <w:ins w:id="37" w:author="Steinkellner Claudia" w:date="2026-04-14T10:44:00Z"/>
        </w:rPr>
      </w:pPr>
      <w:r w:rsidRPr="00F4575E">
        <w:t>Informationen an das Kabinett der Bundesministerin bzw. des Bundesministers und an die Sektionsleitung </w:t>
      </w:r>
    </w:p>
    <w:p w14:paraId="0CED280D" w14:textId="58313B5F" w:rsidR="00D550D2" w:rsidRDefault="00D550D2" w:rsidP="00DE619E">
      <w:pPr>
        <w:numPr>
          <w:ilvl w:val="1"/>
          <w:numId w:val="138"/>
        </w:numPr>
        <w:spacing w:after="0"/>
        <w:rPr>
          <w:ins w:id="38" w:author="Steinkellner Claudia" w:date="2026-04-14T10:40:00Z"/>
        </w:rPr>
      </w:pPr>
      <w:ins w:id="39" w:author="Steinkellner Claudia" w:date="2026-04-14T10:44:00Z">
        <w:r>
          <w:t xml:space="preserve">Kontaktperson Öffentlichkeitsarbeit </w:t>
        </w:r>
      </w:ins>
      <w:ins w:id="40" w:author="Steinkellner Claudia" w:date="2026-04-14T10:45:00Z">
        <w:r w:rsidR="005E0FD1">
          <w:t xml:space="preserve"> zum </w:t>
        </w:r>
      </w:ins>
      <w:ins w:id="41" w:author="Steinkellner Claudia" w:date="2026-04-14T10:44:00Z">
        <w:r>
          <w:t>BMWET</w:t>
        </w:r>
      </w:ins>
    </w:p>
    <w:p w14:paraId="63F5D011" w14:textId="77777777" w:rsidR="00D550D2" w:rsidRPr="00F4575E" w:rsidRDefault="00D550D2">
      <w:pPr>
        <w:spacing w:after="0"/>
        <w:ind w:left="1800"/>
        <w:pPrChange w:id="42" w:author="Steinkellner Claudia" w:date="2026-04-14T10:40:00Z">
          <w:pPr>
            <w:numPr>
              <w:numId w:val="138"/>
            </w:numPr>
            <w:spacing w:after="0"/>
            <w:ind w:left="1077" w:hanging="357"/>
          </w:pPr>
        </w:pPrChange>
      </w:pPr>
    </w:p>
    <w:p w14:paraId="2066D74D" w14:textId="72671BF5" w:rsidR="00F4575E" w:rsidDel="00D550D2" w:rsidRDefault="00D550D2" w:rsidP="00C4608C">
      <w:pPr>
        <w:spacing w:after="0"/>
        <w:ind w:left="1077"/>
        <w:rPr>
          <w:del w:id="43" w:author="Steinkellner Claudia" w:date="2026-04-14T10:22:00Z"/>
        </w:rPr>
      </w:pPr>
      <w:ins w:id="44" w:author="Steinkellner Claudia" w:date="2026-04-14T10:40:00Z">
        <w:r>
          <w:t xml:space="preserve">*) Die Fachaufsicht über die Interne Revision obliegt ausschließlich dem Leiter des BEV. Diese umfasst insbesondere die Beauftragungen und die Berichtspflicht. Die Dienstaufsicht und organisatorische Eingliederung erfolgen im Präsidium. </w:t>
        </w:r>
      </w:ins>
      <w:del w:id="45" w:author="Steinkellner Claudia" w:date="2026-04-14T10:22:00Z">
        <w:r w:rsidR="00F4575E" w:rsidRPr="00F4575E" w:rsidDel="00047B60">
          <w:delText>Grundsatzangelegenheiten des Qualitätsmanagements </w:delText>
        </w:r>
      </w:del>
    </w:p>
    <w:p w14:paraId="78A8750B" w14:textId="77777777" w:rsidR="00D550D2" w:rsidRPr="00F4575E" w:rsidRDefault="00D550D2" w:rsidP="00C4608C">
      <w:pPr>
        <w:numPr>
          <w:ilvl w:val="0"/>
          <w:numId w:val="138"/>
        </w:numPr>
        <w:spacing w:after="0"/>
        <w:ind w:left="1077" w:hanging="357"/>
        <w:rPr>
          <w:ins w:id="46" w:author="Steinkellner Claudia" w:date="2026-04-14T10:44:00Z"/>
        </w:rPr>
      </w:pPr>
    </w:p>
    <w:p w14:paraId="245E754C" w14:textId="1B8F3A45" w:rsidR="00F4575E" w:rsidRPr="00F4575E" w:rsidDel="00047B60" w:rsidRDefault="00F4575E" w:rsidP="00C4608C">
      <w:pPr>
        <w:numPr>
          <w:ilvl w:val="0"/>
          <w:numId w:val="138"/>
        </w:numPr>
        <w:spacing w:after="0"/>
        <w:ind w:left="1077" w:hanging="357"/>
        <w:rPr>
          <w:del w:id="47" w:author="Steinkellner Claudia" w:date="2026-04-14T10:22:00Z"/>
        </w:rPr>
      </w:pPr>
      <w:del w:id="48" w:author="Steinkellner Claudia" w:date="2026-04-14T10:22:00Z">
        <w:r w:rsidRPr="00F4575E" w:rsidDel="00047B60">
          <w:delText>Corporate Identity-Strategie </w:delText>
        </w:r>
      </w:del>
    </w:p>
    <w:p w14:paraId="56C6B3A8" w14:textId="08BDEA15" w:rsidR="00F4575E" w:rsidRPr="00F4575E" w:rsidDel="00047B60" w:rsidRDefault="00F4575E" w:rsidP="00C4608C">
      <w:pPr>
        <w:numPr>
          <w:ilvl w:val="0"/>
          <w:numId w:val="138"/>
        </w:numPr>
        <w:spacing w:after="0"/>
        <w:ind w:left="1077" w:hanging="357"/>
        <w:rPr>
          <w:del w:id="49" w:author="Steinkellner Claudia" w:date="2026-04-14T10:22:00Z"/>
        </w:rPr>
      </w:pPr>
      <w:del w:id="50" w:author="Steinkellner Claudia" w:date="2026-04-14T10:22:00Z">
        <w:r w:rsidRPr="00F4575E" w:rsidDel="00047B60">
          <w:delText>Grundsatzangelegenheiten des Bundes-Bediensteten Schutzes </w:delText>
        </w:r>
      </w:del>
    </w:p>
    <w:p w14:paraId="1FE72613" w14:textId="473755B7" w:rsidR="00F4575E" w:rsidRPr="00F4575E" w:rsidDel="00047B60" w:rsidRDefault="00F4575E" w:rsidP="00C4608C">
      <w:pPr>
        <w:numPr>
          <w:ilvl w:val="0"/>
          <w:numId w:val="138"/>
        </w:numPr>
        <w:spacing w:after="0"/>
        <w:ind w:left="1077" w:hanging="357"/>
        <w:rPr>
          <w:del w:id="51" w:author="Steinkellner Claudia" w:date="2026-04-14T10:22:00Z"/>
        </w:rPr>
      </w:pPr>
      <w:del w:id="52" w:author="Steinkellner Claudia" w:date="2026-04-14T10:22:00Z">
        <w:r w:rsidRPr="00F4575E" w:rsidDel="00047B60">
          <w:delText>Angelegenheiten des BEV im Zusammenhang mit Richtlinien der Europäischen Union </w:delText>
        </w:r>
      </w:del>
    </w:p>
    <w:p w14:paraId="01AC6BEA" w14:textId="2531255B" w:rsidR="00F4575E" w:rsidRPr="00F4575E" w:rsidDel="00047B60" w:rsidRDefault="00F4575E" w:rsidP="00C4608C">
      <w:pPr>
        <w:numPr>
          <w:ilvl w:val="0"/>
          <w:numId w:val="138"/>
        </w:numPr>
        <w:spacing w:after="0"/>
        <w:ind w:left="1077" w:hanging="357"/>
        <w:rPr>
          <w:del w:id="53" w:author="Steinkellner Claudia" w:date="2026-04-14T10:22:00Z"/>
        </w:rPr>
      </w:pPr>
      <w:del w:id="54" w:author="Steinkellner Claudia" w:date="2026-04-14T10:22:00Z">
        <w:r w:rsidRPr="00F4575E" w:rsidDel="00047B60">
          <w:lastRenderedPageBreak/>
          <w:delText>Grundsatzangelegenheiten des Datenschutzes </w:delText>
        </w:r>
      </w:del>
    </w:p>
    <w:p w14:paraId="056369B0" w14:textId="762C441B" w:rsidR="00F4575E" w:rsidDel="00047B60" w:rsidRDefault="00F4575E" w:rsidP="00C4608C">
      <w:pPr>
        <w:numPr>
          <w:ilvl w:val="0"/>
          <w:numId w:val="138"/>
        </w:numPr>
        <w:spacing w:after="0"/>
        <w:ind w:left="1077" w:hanging="357"/>
        <w:rPr>
          <w:del w:id="55" w:author="Steinkellner Claudia" w:date="2026-04-14T10:22:00Z"/>
        </w:rPr>
      </w:pPr>
      <w:del w:id="56" w:author="Steinkellner Claudia" w:date="2026-04-14T10:22:00Z">
        <w:r w:rsidRPr="00F4575E" w:rsidDel="00047B60">
          <w:delText>Angelegenheiten der internationalen Beziehungen des BEV </w:delText>
        </w:r>
      </w:del>
    </w:p>
    <w:p w14:paraId="3F6B01E8" w14:textId="77777777" w:rsidR="00C4608C" w:rsidRPr="00F4575E" w:rsidRDefault="00C4608C" w:rsidP="00C4608C">
      <w:pPr>
        <w:spacing w:after="0"/>
        <w:ind w:left="1077"/>
      </w:pPr>
    </w:p>
    <w:p w14:paraId="7437F14D" w14:textId="0F5F19F4" w:rsidR="00F4575E" w:rsidRDefault="00094350" w:rsidP="00C4608C">
      <w:pPr>
        <w:pStyle w:val="3nummeriert"/>
        <w:spacing w:before="0"/>
        <w:rPr>
          <w:lang w:val="en-US"/>
        </w:rPr>
      </w:pPr>
      <w:bookmarkStart w:id="57" w:name="_Toc226466573"/>
      <w:r w:rsidRPr="00620293">
        <w:rPr>
          <w:lang w:val="en-US"/>
        </w:rPr>
        <w:t>Stabsstelle Enterprise Communication Office</w:t>
      </w:r>
      <w:r w:rsidR="009156A5" w:rsidRPr="00620293">
        <w:rPr>
          <w:lang w:val="en-US"/>
        </w:rPr>
        <w:t xml:space="preserve"> (ECO)</w:t>
      </w:r>
      <w:bookmarkEnd w:id="57"/>
    </w:p>
    <w:p w14:paraId="3198A25F" w14:textId="10FBE812" w:rsidR="00995034" w:rsidRPr="00995034" w:rsidRDefault="00995034" w:rsidP="00995034">
      <w:pPr>
        <w:spacing w:after="0"/>
        <w:rPr>
          <w:ins w:id="58" w:author="Müller Sarah" w:date="2026-04-15T12:05:00Z"/>
          <w:lang w:val="en-US"/>
        </w:rPr>
      </w:pPr>
      <w:ins w:id="59" w:author="Müller Sarah" w:date="2026-04-15T12:05:00Z">
        <w:r w:rsidRPr="00A644B7">
          <w:rPr>
            <w:rPrChange w:id="60" w:author="Steinkellner Claudia" w:date="2026-04-17T08:42:00Z">
              <w:rPr>
                <w:lang w:val="en-US"/>
              </w:rPr>
            </w:rPrChange>
          </w:rPr>
          <w:t xml:space="preserve">Die Stabsstelle verantwortet die strategische Planung, Steuerung und operative Umsetzung der internen und externen Kommunikation des BEV. Sie sorgt für ein einheitliches Erscheinungsbild sowie eine konsistente Positionierung des BEV gegenüber allen relevanten Zielgruppen und stärkt damit die Wahrnehmung des BEV als moderner, transparenter und verlässlicher behördlicher Dienstleister. </w:t>
        </w:r>
      </w:ins>
      <w:ins w:id="61" w:author="Müller Sarah" w:date="2026-04-15T12:06:00Z">
        <w:r w:rsidRPr="00A644B7">
          <w:rPr>
            <w:rPrChange w:id="62" w:author="Steinkellner Claudia" w:date="2026-04-17T08:42:00Z">
              <w:rPr>
                <w:lang w:val="en-US"/>
              </w:rPr>
            </w:rPrChange>
          </w:rPr>
          <w:br/>
        </w:r>
      </w:ins>
      <w:ins w:id="63" w:author="Müller Sarah" w:date="2026-04-15T12:05:00Z">
        <w:r w:rsidRPr="00995034">
          <w:rPr>
            <w:lang w:val="en-US"/>
          </w:rPr>
          <w:t>Die Leistungen der Stabsstelle konzentrieren sich auf folgende Kernbereiche:</w:t>
        </w:r>
      </w:ins>
    </w:p>
    <w:p w14:paraId="4799EEA1" w14:textId="77777777" w:rsidR="00995034" w:rsidRPr="00995034" w:rsidRDefault="00995034" w:rsidP="00995034">
      <w:pPr>
        <w:spacing w:after="0"/>
        <w:rPr>
          <w:ins w:id="64" w:author="Müller Sarah" w:date="2026-04-15T12:05:00Z"/>
          <w:lang w:val="en-US"/>
        </w:rPr>
      </w:pPr>
    </w:p>
    <w:p w14:paraId="77646157" w14:textId="77777777" w:rsidR="00995034" w:rsidRPr="00A644B7" w:rsidRDefault="00995034">
      <w:pPr>
        <w:pStyle w:val="Listenabsatz"/>
        <w:numPr>
          <w:ilvl w:val="0"/>
          <w:numId w:val="406"/>
        </w:numPr>
        <w:spacing w:after="0"/>
        <w:rPr>
          <w:ins w:id="65" w:author="Müller Sarah" w:date="2026-04-15T12:05:00Z"/>
        </w:rPr>
        <w:pPrChange w:id="66" w:author="Müller Sarah" w:date="2026-04-15T12:06:00Z">
          <w:pPr>
            <w:spacing w:after="0"/>
          </w:pPr>
        </w:pPrChange>
      </w:pPr>
      <w:ins w:id="67" w:author="Müller Sarah" w:date="2026-04-15T12:05:00Z">
        <w:r w:rsidRPr="00A644B7">
          <w:t>Strategische Kommunikation: zur zielgerichteten Positionierung des BEV gegenüber Öffentlichkeit, Stakeholdern sowie Mitarbeiterinnen und Mitarbeitern und zur Unterstützung der Organisationsziele durch konsistente Botschaften</w:t>
        </w:r>
      </w:ins>
    </w:p>
    <w:p w14:paraId="60F7320D" w14:textId="77777777" w:rsidR="00995034" w:rsidRPr="00A644B7" w:rsidRDefault="00995034">
      <w:pPr>
        <w:pStyle w:val="Listenabsatz"/>
        <w:numPr>
          <w:ilvl w:val="0"/>
          <w:numId w:val="406"/>
        </w:numPr>
        <w:spacing w:after="0"/>
        <w:rPr>
          <w:ins w:id="68" w:author="Müller Sarah" w:date="2026-04-15T12:05:00Z"/>
        </w:rPr>
        <w:pPrChange w:id="69" w:author="Müller Sarah" w:date="2026-04-15T12:06:00Z">
          <w:pPr>
            <w:spacing w:after="0"/>
          </w:pPr>
        </w:pPrChange>
      </w:pPr>
      <w:ins w:id="70" w:author="Müller Sarah" w:date="2026-04-15T12:05:00Z">
        <w:r w:rsidRPr="00A644B7">
          <w:t>Corporate Identity und Markenführung: zur Sicherstellung eines einheitlichen visuellen und sprachlichen Auftritts über alle Kanäle und Medien hinweg</w:t>
        </w:r>
      </w:ins>
    </w:p>
    <w:p w14:paraId="064808D9" w14:textId="77777777" w:rsidR="00995034" w:rsidRPr="00A644B7" w:rsidRDefault="00995034">
      <w:pPr>
        <w:pStyle w:val="Listenabsatz"/>
        <w:numPr>
          <w:ilvl w:val="0"/>
          <w:numId w:val="406"/>
        </w:numPr>
        <w:spacing w:after="0"/>
        <w:rPr>
          <w:ins w:id="71" w:author="Müller Sarah" w:date="2026-04-15T12:05:00Z"/>
        </w:rPr>
        <w:pPrChange w:id="72" w:author="Müller Sarah" w:date="2026-04-15T12:06:00Z">
          <w:pPr>
            <w:spacing w:after="0"/>
          </w:pPr>
        </w:pPrChange>
      </w:pPr>
      <w:ins w:id="73" w:author="Müller Sarah" w:date="2026-04-15T12:05:00Z">
        <w:r w:rsidRPr="00A644B7">
          <w:t>Interne Kommunikation: zur Förderung von Transparenz, Wissensaustausch und Identifikation der Beschäftigten mit den Zielen und Werten des BEV</w:t>
        </w:r>
      </w:ins>
    </w:p>
    <w:p w14:paraId="1488246F" w14:textId="77777777" w:rsidR="00995034" w:rsidRPr="00A644B7" w:rsidRDefault="00995034">
      <w:pPr>
        <w:pStyle w:val="Listenabsatz"/>
        <w:numPr>
          <w:ilvl w:val="0"/>
          <w:numId w:val="406"/>
        </w:numPr>
        <w:spacing w:after="0"/>
        <w:rPr>
          <w:ins w:id="74" w:author="Müller Sarah" w:date="2026-04-15T12:05:00Z"/>
        </w:rPr>
        <w:pPrChange w:id="75" w:author="Müller Sarah" w:date="2026-04-15T12:06:00Z">
          <w:pPr>
            <w:spacing w:after="0"/>
          </w:pPr>
        </w:pPrChange>
      </w:pPr>
      <w:ins w:id="76" w:author="Müller Sarah" w:date="2026-04-15T12:05:00Z">
        <w:r w:rsidRPr="00A644B7">
          <w:t>Medien- und Öffentlichkeitsarbeit: zur Steigerung der Sichtbarkeit des BEV, zur Pflege von Medienbeziehungen und zur adressatengerechten Aufbereitung fachlicher Inhalte über alle Kanäle einschließlich Social Media</w:t>
        </w:r>
      </w:ins>
    </w:p>
    <w:p w14:paraId="7FDD645A" w14:textId="02724D08" w:rsidR="00F4575E" w:rsidRPr="00A644B7" w:rsidDel="00995034" w:rsidRDefault="00995034" w:rsidP="00C4608C">
      <w:pPr>
        <w:pStyle w:val="Aufzhlungszeichen"/>
        <w:numPr>
          <w:ilvl w:val="0"/>
          <w:numId w:val="135"/>
        </w:numPr>
        <w:rPr>
          <w:del w:id="77" w:author="Müller Sarah" w:date="2026-04-15T12:05:00Z"/>
        </w:rPr>
      </w:pPr>
      <w:ins w:id="78" w:author="Müller Sarah" w:date="2026-04-15T12:05:00Z">
        <w:r w:rsidRPr="00A644B7">
          <w:t>Veranstaltungsmanagement: zur Konzeption, Organisation und Durchführung von internen und externen Veranstaltungen zur Stärkung des Stakeholder-Dialogs und der Repräsentation des BEV</w:t>
        </w:r>
      </w:ins>
      <w:ins w:id="79" w:author="Steinkellner Claudia" w:date="2026-04-14T10:45:00Z">
        <w:del w:id="80" w:author="Müller Sarah" w:date="2026-04-15T12:05:00Z">
          <w:r w:rsidR="005E0FD1" w:rsidRPr="00A644B7" w:rsidDel="00995034">
            <w:rPr>
              <w:highlight w:val="yellow"/>
              <w:rPrChange w:id="81" w:author="Steinkellner Claudia" w:date="2026-04-14T10:46:00Z">
                <w:rPr>
                  <w:lang w:val="en-US"/>
                </w:rPr>
              </w:rPrChange>
            </w:rPr>
            <w:delText>Text</w:delText>
          </w:r>
        </w:del>
      </w:ins>
    </w:p>
    <w:p w14:paraId="7601E66C" w14:textId="2F73F29A" w:rsidR="00995034" w:rsidRPr="00A644B7" w:rsidRDefault="00995034" w:rsidP="00995034">
      <w:pPr>
        <w:spacing w:after="0"/>
        <w:rPr>
          <w:ins w:id="82" w:author="Müller Sarah" w:date="2026-04-15T12:06:00Z"/>
          <w:rFonts w:eastAsiaTheme="minorHAnsi" w:cs="Times New Roman"/>
          <w:szCs w:val="24"/>
          <w:lang w:eastAsia="de-AT"/>
        </w:rPr>
      </w:pPr>
    </w:p>
    <w:p w14:paraId="0E2ED5B1" w14:textId="607989AE" w:rsidR="00995034" w:rsidRPr="00A644B7" w:rsidRDefault="00995034" w:rsidP="00995034">
      <w:pPr>
        <w:spacing w:after="0"/>
        <w:rPr>
          <w:ins w:id="83" w:author="Müller Sarah" w:date="2026-04-15T12:06:00Z"/>
        </w:rPr>
      </w:pPr>
    </w:p>
    <w:p w14:paraId="31A3C4A2" w14:textId="4046E1BC" w:rsidR="00995034" w:rsidRPr="00F4575E" w:rsidRDefault="00995034" w:rsidP="00995034">
      <w:pPr>
        <w:spacing w:after="0"/>
        <w:rPr>
          <w:ins w:id="84" w:author="Müller Sarah" w:date="2026-04-15T12:06:00Z"/>
          <w:lang w:val="en-US"/>
        </w:rPr>
      </w:pPr>
      <w:ins w:id="85" w:author="Müller Sarah" w:date="2026-04-15T12:06:00Z">
        <w:r>
          <w:rPr>
            <w:lang w:val="en-US"/>
          </w:rPr>
          <w:t>Aufgaben und Tätigkeiten:</w:t>
        </w:r>
      </w:ins>
    </w:p>
    <w:p w14:paraId="6A158C16" w14:textId="477753F0" w:rsidR="00DE619E" w:rsidRDefault="00DE619E" w:rsidP="00C4608C">
      <w:pPr>
        <w:pStyle w:val="Aufzhlungszeichen"/>
        <w:numPr>
          <w:ilvl w:val="0"/>
          <w:numId w:val="135"/>
        </w:numPr>
        <w:rPr>
          <w:ins w:id="86" w:author="Steinkellner Claudia" w:date="2026-04-14T10:28:00Z"/>
        </w:rPr>
      </w:pPr>
      <w:ins w:id="87" w:author="Steinkellner Claudia" w:date="2026-04-14T10:27:00Z">
        <w:r w:rsidRPr="00DE619E">
          <w:rPr>
            <w:rPrChange w:id="88" w:author="Steinkellner Claudia" w:date="2026-04-14T10:28:00Z">
              <w:rPr>
                <w:lang w:val="en-US"/>
              </w:rPr>
            </w:rPrChange>
          </w:rPr>
          <w:t>Interne &amp; externe Kommunika</w:t>
        </w:r>
      </w:ins>
      <w:ins w:id="89" w:author="Steinkellner Claudia" w:date="2026-04-14T10:28:00Z">
        <w:r w:rsidRPr="00DE619E">
          <w:rPr>
            <w:rPrChange w:id="90" w:author="Steinkellner Claudia" w:date="2026-04-14T10:28:00Z">
              <w:rPr>
                <w:lang w:val="en-US"/>
              </w:rPr>
            </w:rPrChange>
          </w:rPr>
          <w:t>tion im g</w:t>
        </w:r>
        <w:r>
          <w:t>esamten BEV</w:t>
        </w:r>
      </w:ins>
    </w:p>
    <w:p w14:paraId="47DBF644" w14:textId="323BBC33" w:rsidR="00DE619E" w:rsidRDefault="00DE619E" w:rsidP="00DE619E">
      <w:pPr>
        <w:pStyle w:val="Aufzhlungszeichen"/>
        <w:numPr>
          <w:ilvl w:val="1"/>
          <w:numId w:val="135"/>
        </w:numPr>
        <w:rPr>
          <w:ins w:id="91" w:author="Steinkellner Claudia" w:date="2026-04-14T10:28:00Z"/>
        </w:rPr>
      </w:pPr>
      <w:ins w:id="92" w:author="Steinkellner Claudia" w:date="2026-04-14T10:28:00Z">
        <w:r>
          <w:t xml:space="preserve">Interne Aussendungen </w:t>
        </w:r>
      </w:ins>
    </w:p>
    <w:p w14:paraId="38AFB04B" w14:textId="13745A84" w:rsidR="00DE619E" w:rsidRPr="00DE619E" w:rsidRDefault="00DE619E">
      <w:pPr>
        <w:pStyle w:val="Aufzhlungszeichen"/>
        <w:numPr>
          <w:ilvl w:val="1"/>
          <w:numId w:val="135"/>
        </w:numPr>
        <w:rPr>
          <w:ins w:id="93" w:author="Steinkellner Claudia" w:date="2026-04-14T10:27:00Z"/>
          <w:rPrChange w:id="94" w:author="Steinkellner Claudia" w:date="2026-04-14T10:28:00Z">
            <w:rPr>
              <w:ins w:id="95" w:author="Steinkellner Claudia" w:date="2026-04-14T10:27:00Z"/>
              <w:lang w:val="en-US"/>
            </w:rPr>
          </w:rPrChange>
        </w:rPr>
        <w:pPrChange w:id="96" w:author="Steinkellner Claudia" w:date="2026-04-14T10:28:00Z">
          <w:pPr>
            <w:pStyle w:val="Aufzhlungszeichen"/>
            <w:numPr>
              <w:numId w:val="135"/>
            </w:numPr>
            <w:ind w:left="720" w:hanging="360"/>
          </w:pPr>
        </w:pPrChange>
      </w:pPr>
      <w:ins w:id="97" w:author="Steinkellner Claudia" w:date="2026-04-14T10:28:00Z">
        <w:r>
          <w:t xml:space="preserve">Konzeption und </w:t>
        </w:r>
      </w:ins>
      <w:ins w:id="98" w:author="Steinkellner Claudia" w:date="2026-04-14T10:29:00Z">
        <w:r>
          <w:t>inhaltliche Steuerung</w:t>
        </w:r>
      </w:ins>
      <w:ins w:id="99" w:author="Steinkellner Claudia" w:date="2026-04-14T10:28:00Z">
        <w:r>
          <w:t xml:space="preserve"> des Intranets</w:t>
        </w:r>
      </w:ins>
    </w:p>
    <w:p w14:paraId="6FA7497C" w14:textId="370C3337" w:rsidR="00F4575E" w:rsidRDefault="00F4575E" w:rsidP="00C4608C">
      <w:pPr>
        <w:pStyle w:val="Aufzhlungszeichen"/>
        <w:numPr>
          <w:ilvl w:val="0"/>
          <w:numId w:val="135"/>
        </w:numPr>
        <w:rPr>
          <w:lang w:val="en-US"/>
        </w:rPr>
      </w:pPr>
      <w:r w:rsidRPr="00F4575E">
        <w:rPr>
          <w:lang w:val="en-US"/>
        </w:rPr>
        <w:t>Presse- und Medienangelegenheiten</w:t>
      </w:r>
    </w:p>
    <w:p w14:paraId="270028A1" w14:textId="77777777" w:rsidR="00F4575E" w:rsidRPr="00F4575E" w:rsidRDefault="00F4575E" w:rsidP="00C4608C">
      <w:pPr>
        <w:pStyle w:val="Aufzhlungszeichen"/>
        <w:numPr>
          <w:ilvl w:val="1"/>
          <w:numId w:val="135"/>
        </w:numPr>
        <w:rPr>
          <w:lang w:val="en-US"/>
        </w:rPr>
      </w:pPr>
      <w:r w:rsidRPr="00F4575E">
        <w:rPr>
          <w:lang w:val="en-US"/>
        </w:rPr>
        <w:t>Presseaussendungen</w:t>
      </w:r>
    </w:p>
    <w:p w14:paraId="4C236B2D" w14:textId="77777777" w:rsidR="00F4575E" w:rsidRPr="00F4575E" w:rsidRDefault="00F4575E" w:rsidP="00C4608C">
      <w:pPr>
        <w:pStyle w:val="Aufzhlungszeichen"/>
        <w:numPr>
          <w:ilvl w:val="1"/>
          <w:numId w:val="135"/>
        </w:numPr>
        <w:rPr>
          <w:lang w:val="en-US"/>
        </w:rPr>
      </w:pPr>
      <w:r w:rsidRPr="00F4575E">
        <w:rPr>
          <w:lang w:val="en-US"/>
        </w:rPr>
        <w:t>Fotoanfragen</w:t>
      </w:r>
    </w:p>
    <w:p w14:paraId="3E45762E" w14:textId="05D36A27" w:rsidR="00F4575E" w:rsidRPr="00F4575E" w:rsidRDefault="00F4575E" w:rsidP="00C4608C">
      <w:pPr>
        <w:pStyle w:val="Aufzhlungszeichen"/>
        <w:numPr>
          <w:ilvl w:val="1"/>
          <w:numId w:val="135"/>
        </w:numPr>
        <w:rPr>
          <w:lang w:val="en-US"/>
        </w:rPr>
      </w:pPr>
      <w:r w:rsidRPr="00F4575E">
        <w:rPr>
          <w:lang w:val="en-US"/>
        </w:rPr>
        <w:t>Allgemeine Anfragen zur Öffentlichkeitsarbeit</w:t>
      </w:r>
    </w:p>
    <w:p w14:paraId="7FBB172C" w14:textId="7E7641BC" w:rsidR="00F4575E" w:rsidRDefault="00F4575E" w:rsidP="00C4608C">
      <w:pPr>
        <w:pStyle w:val="Aufzhlungszeichen"/>
        <w:numPr>
          <w:ilvl w:val="0"/>
          <w:numId w:val="135"/>
        </w:numPr>
        <w:rPr>
          <w:ins w:id="100" w:author="Steinkellner Claudia" w:date="2026-04-14T10:49:00Z"/>
        </w:rPr>
      </w:pPr>
      <w:r w:rsidRPr="00F4575E">
        <w:t>Koordination und Durchführung der PR-Aktivitäten</w:t>
      </w:r>
    </w:p>
    <w:p w14:paraId="19C4CD66" w14:textId="7D037A82" w:rsidR="00E74B14" w:rsidRDefault="00E74B14" w:rsidP="00C4608C">
      <w:pPr>
        <w:pStyle w:val="Aufzhlungszeichen"/>
        <w:numPr>
          <w:ilvl w:val="0"/>
          <w:numId w:val="135"/>
        </w:numPr>
        <w:rPr>
          <w:ins w:id="101" w:author="Steinkellner Claudia" w:date="2026-04-14T10:50:00Z"/>
          <w:lang w:val="en-GB"/>
        </w:rPr>
      </w:pPr>
      <w:ins w:id="102" w:author="Steinkellner Claudia" w:date="2026-04-14T10:49:00Z">
        <w:r w:rsidRPr="00E74B14">
          <w:rPr>
            <w:lang w:val="en-GB"/>
            <w:rPrChange w:id="103" w:author="Steinkellner Claudia" w:date="2026-04-14T10:50:00Z">
              <w:rPr/>
            </w:rPrChange>
          </w:rPr>
          <w:t>Operatives Corporate Identity</w:t>
        </w:r>
      </w:ins>
      <w:ins w:id="104" w:author="Steinkellner Claudia" w:date="2026-04-14T10:50:00Z">
        <w:r>
          <w:rPr>
            <w:lang w:val="en-GB"/>
          </w:rPr>
          <w:t>-Management</w:t>
        </w:r>
      </w:ins>
    </w:p>
    <w:p w14:paraId="181495A6" w14:textId="5DD4AB03" w:rsidR="0075053D" w:rsidRDefault="0075053D" w:rsidP="0075053D">
      <w:pPr>
        <w:pStyle w:val="Aufzhlungszeichen"/>
        <w:numPr>
          <w:ilvl w:val="1"/>
          <w:numId w:val="135"/>
        </w:numPr>
        <w:rPr>
          <w:ins w:id="105" w:author="Steinkellner Claudia" w:date="2026-04-14T10:51:00Z"/>
          <w:lang w:val="en-GB"/>
        </w:rPr>
      </w:pPr>
      <w:ins w:id="106" w:author="Steinkellner Claudia" w:date="2026-04-14T10:50:00Z">
        <w:r>
          <w:rPr>
            <w:lang w:val="en-GB"/>
          </w:rPr>
          <w:t>Corporate Architecture</w:t>
        </w:r>
      </w:ins>
    </w:p>
    <w:p w14:paraId="42B17FB6" w14:textId="4C0AA8FB" w:rsidR="0075053D" w:rsidRDefault="0075053D" w:rsidP="0075053D">
      <w:pPr>
        <w:pStyle w:val="Aufzhlungszeichen"/>
        <w:numPr>
          <w:ilvl w:val="1"/>
          <w:numId w:val="135"/>
        </w:numPr>
        <w:rPr>
          <w:ins w:id="107" w:author="Steinkellner Claudia" w:date="2026-04-14T10:50:00Z"/>
          <w:lang w:val="en-GB"/>
        </w:rPr>
      </w:pPr>
      <w:ins w:id="108" w:author="Steinkellner Claudia" w:date="2026-04-14T10:51:00Z">
        <w:r>
          <w:rPr>
            <w:lang w:val="en-GB"/>
          </w:rPr>
          <w:t>Corporate Behaviour</w:t>
        </w:r>
      </w:ins>
    </w:p>
    <w:p w14:paraId="43D511ED" w14:textId="1C12443F" w:rsidR="0075053D" w:rsidRDefault="0075053D" w:rsidP="0075053D">
      <w:pPr>
        <w:pStyle w:val="Aufzhlungszeichen"/>
        <w:numPr>
          <w:ilvl w:val="1"/>
          <w:numId w:val="135"/>
        </w:numPr>
        <w:rPr>
          <w:ins w:id="109" w:author="Steinkellner Claudia" w:date="2026-04-14T10:51:00Z"/>
          <w:lang w:val="en-GB"/>
        </w:rPr>
      </w:pPr>
      <w:ins w:id="110" w:author="Steinkellner Claudia" w:date="2026-04-14T10:50:00Z">
        <w:r>
          <w:rPr>
            <w:lang w:val="en-GB"/>
          </w:rPr>
          <w:t>Corporate Communication</w:t>
        </w:r>
      </w:ins>
    </w:p>
    <w:p w14:paraId="22AA5FFE" w14:textId="77777777" w:rsidR="0075053D" w:rsidRDefault="0075053D" w:rsidP="0075053D">
      <w:pPr>
        <w:pStyle w:val="Aufzhlungszeichen"/>
        <w:numPr>
          <w:ilvl w:val="1"/>
          <w:numId w:val="135"/>
        </w:numPr>
        <w:rPr>
          <w:ins w:id="111" w:author="Steinkellner Claudia" w:date="2026-04-14T10:51:00Z"/>
          <w:lang w:val="en-GB"/>
        </w:rPr>
      </w:pPr>
      <w:ins w:id="112" w:author="Steinkellner Claudia" w:date="2026-04-14T10:51:00Z">
        <w:r>
          <w:rPr>
            <w:lang w:val="en-GB"/>
          </w:rPr>
          <w:lastRenderedPageBreak/>
          <w:t>Corporate Design</w:t>
        </w:r>
      </w:ins>
    </w:p>
    <w:p w14:paraId="47750060" w14:textId="6D971B1A" w:rsidR="00F4575E" w:rsidRPr="00F4575E" w:rsidRDefault="00F4575E" w:rsidP="00C4608C">
      <w:pPr>
        <w:pStyle w:val="Aufzhlungszeichen"/>
        <w:numPr>
          <w:ilvl w:val="0"/>
          <w:numId w:val="135"/>
        </w:numPr>
      </w:pPr>
      <w:r w:rsidRPr="00F4575E">
        <w:t>Betreuung und Weiterentwicklung des BEV Online</w:t>
      </w:r>
      <w:ins w:id="113" w:author="Steinkellner Claudia" w:date="2026-04-14T10:28:00Z">
        <w:r w:rsidR="00DE619E">
          <w:t>-</w:t>
        </w:r>
      </w:ins>
      <w:del w:id="114" w:author="Steinkellner Claudia" w:date="2026-04-14T10:28:00Z">
        <w:r w:rsidRPr="00F4575E" w:rsidDel="00DE619E">
          <w:delText xml:space="preserve"> </w:delText>
        </w:r>
      </w:del>
      <w:r w:rsidRPr="00F4575E">
        <w:t>Auftritts und der Multimediaaktivitäten</w:t>
      </w:r>
      <w:ins w:id="115" w:author="Steinkellner Claudia" w:date="2026-04-14T10:52:00Z">
        <w:r w:rsidR="001D2246">
          <w:t xml:space="preserve"> sowie Soziale Medien</w:t>
        </w:r>
      </w:ins>
    </w:p>
    <w:p w14:paraId="1AED2581" w14:textId="6E9C336C" w:rsidR="00094350" w:rsidRDefault="00F4575E" w:rsidP="00C4608C">
      <w:pPr>
        <w:pStyle w:val="Aufzhlungszeichen"/>
        <w:numPr>
          <w:ilvl w:val="0"/>
          <w:numId w:val="135"/>
        </w:numPr>
        <w:rPr>
          <w:lang w:val="en-US"/>
        </w:rPr>
      </w:pPr>
      <w:r w:rsidRPr="00F4575E">
        <w:rPr>
          <w:lang w:val="en-US"/>
        </w:rPr>
        <w:t>Veranstaltungsmanagement</w:t>
      </w:r>
    </w:p>
    <w:p w14:paraId="0A76A15E" w14:textId="77777777" w:rsidR="00C4608C" w:rsidRPr="00620293" w:rsidRDefault="00C4608C" w:rsidP="00C4608C">
      <w:pPr>
        <w:pStyle w:val="Aufzhlungszeichen"/>
        <w:numPr>
          <w:ilvl w:val="0"/>
          <w:numId w:val="0"/>
        </w:numPr>
        <w:ind w:left="720"/>
        <w:rPr>
          <w:lang w:val="en-US"/>
        </w:rPr>
      </w:pPr>
    </w:p>
    <w:p w14:paraId="16C49661" w14:textId="35F539D4" w:rsidR="00094350" w:rsidRDefault="00094350" w:rsidP="00DE619E">
      <w:pPr>
        <w:pStyle w:val="2nummeriert"/>
      </w:pPr>
      <w:bookmarkStart w:id="116" w:name="_Toc226466574"/>
      <w:r>
        <w:t>Stabsabteilung IT-Strategie und Steuerung</w:t>
      </w:r>
      <w:r w:rsidR="009156A5">
        <w:t xml:space="preserve"> (CIO)</w:t>
      </w:r>
      <w:bookmarkEnd w:id="116"/>
      <w:r w:rsidR="00C4608C">
        <w:br/>
      </w:r>
    </w:p>
    <w:p w14:paraId="7BB618A9" w14:textId="21F0C3B0" w:rsidR="003A2D37" w:rsidRDefault="003A2D37" w:rsidP="00C4608C">
      <w:pPr>
        <w:spacing w:after="0"/>
      </w:pPr>
      <w:r>
        <w:t>Die Stabsabteilung stellt die strategische Ausrichtung der Informationstechnologie</w:t>
      </w:r>
      <w:r w:rsidR="00BA3331">
        <w:t>, -struktur</w:t>
      </w:r>
      <w:r>
        <w:t xml:space="preserve"> des BEV im Einklang mit den übergeordneten Geschäftszielen sicher und gewährleistet eine effektive sowie rechtskonforme Umsetzung.</w:t>
      </w:r>
      <w:r>
        <w:br/>
      </w:r>
      <w:r>
        <w:br/>
        <w:t>Sie entwickelt die IT gezielt von einer operativen Unterstützungsfunktion zu einem strategischen Werttreiber weiter und stärkt damit die Position des BEV als verlässlicher behördlicher Dienstleister in den Bereichen Geoinformation, Kataster, Eichwesen und Marktüberwachung.</w:t>
      </w:r>
      <w:r>
        <w:br/>
      </w:r>
      <w:r>
        <w:br/>
        <w:t>Die Leistungen der Abteilung konzentrieren sich auf folgende Kernbereiche:</w:t>
      </w:r>
    </w:p>
    <w:p w14:paraId="13DD05E8" w14:textId="77777777" w:rsidR="003A2D37" w:rsidRDefault="003A2D37" w:rsidP="00C4608C">
      <w:pPr>
        <w:pStyle w:val="Aufzhlungszeichen"/>
        <w:tabs>
          <w:tab w:val="num" w:pos="360"/>
        </w:tabs>
        <w:ind w:left="360" w:hanging="360"/>
      </w:pPr>
      <w:r w:rsidRPr="003A2D37">
        <w:rPr>
          <w:u w:val="single"/>
        </w:rPr>
        <w:t>IT-Strategieentwicklung</w:t>
      </w:r>
      <w:r>
        <w:t>: zur Unterstützung der digitalen Transformation und zur systematischen Nutzung neuer Technologien (z. B. KI, Cloud, Big Data, Cybersicherheit)</w:t>
      </w:r>
    </w:p>
    <w:p w14:paraId="21384829" w14:textId="77777777" w:rsidR="003A2D37" w:rsidRDefault="003A2D37" w:rsidP="00C4608C">
      <w:pPr>
        <w:pStyle w:val="Aufzhlungszeichen"/>
        <w:tabs>
          <w:tab w:val="num" w:pos="360"/>
        </w:tabs>
        <w:ind w:left="360" w:hanging="360"/>
      </w:pPr>
      <w:r w:rsidRPr="003A2D37">
        <w:rPr>
          <w:u w:val="single"/>
        </w:rPr>
        <w:t>IT-Governance</w:t>
      </w:r>
      <w:r>
        <w:t>: zur Risikominimierung, Einhaltung regulatorischer Anforderungen sowie Etablierung von Standards und Richtlinien</w:t>
      </w:r>
    </w:p>
    <w:p w14:paraId="07350D30" w14:textId="77777777" w:rsidR="003A2D37" w:rsidRDefault="003A2D37" w:rsidP="00C4608C">
      <w:pPr>
        <w:pStyle w:val="Aufzhlungszeichen"/>
        <w:tabs>
          <w:tab w:val="num" w:pos="360"/>
        </w:tabs>
        <w:ind w:left="360" w:hanging="360"/>
      </w:pPr>
      <w:r w:rsidRPr="003A2D37">
        <w:rPr>
          <w:u w:val="single"/>
        </w:rPr>
        <w:t>Schnittstellenmanagement</w:t>
      </w:r>
      <w:r>
        <w:t>: zur effektiven Zusammenarbeit mit internen und externen Stakeholdern sowie zur adressatengerechten Kommunikation komplexer IT-Themen</w:t>
      </w:r>
    </w:p>
    <w:p w14:paraId="0BB3A330" w14:textId="20F3C951" w:rsidR="003A2D37" w:rsidRDefault="003A2D37" w:rsidP="00C4608C">
      <w:pPr>
        <w:pStyle w:val="Aufzhlungszeichen"/>
        <w:tabs>
          <w:tab w:val="num" w:pos="360"/>
        </w:tabs>
        <w:ind w:left="360" w:hanging="360"/>
      </w:pPr>
      <w:r w:rsidRPr="003A2D37">
        <w:rPr>
          <w:u w:val="single"/>
        </w:rPr>
        <w:t>Optimierung von IT-Prozessen</w:t>
      </w:r>
      <w:r>
        <w:t>: zur Steigerung von Effizienz, Qualität und Wirtschaftlichkeit der IT-Services Organisationsstruktur und Aufgabenbereiche</w:t>
      </w:r>
    </w:p>
    <w:p w14:paraId="7BBC6C3A" w14:textId="77777777" w:rsidR="00D731A4" w:rsidRDefault="00D731A4" w:rsidP="00C4608C">
      <w:pPr>
        <w:pStyle w:val="Aufzhlungszeichen"/>
        <w:numPr>
          <w:ilvl w:val="0"/>
          <w:numId w:val="0"/>
        </w:numPr>
        <w:ind w:left="360"/>
      </w:pPr>
    </w:p>
    <w:p w14:paraId="668FB15A" w14:textId="67EDE239" w:rsidR="003A2D37" w:rsidRDefault="00D731A4" w:rsidP="00C4608C">
      <w:pPr>
        <w:spacing w:after="0"/>
      </w:pPr>
      <w:r>
        <w:t>Die Stabsabteilung ist v</w:t>
      </w:r>
      <w:r w:rsidR="003A2D37">
        <w:t>erantwortlich für strategische Entscheidungsgrundlagen, die Beobachtung regulatorischer und technologischer Entwicklungen sowie die Steuerung der IT-Strategie und deren Umsetzung</w:t>
      </w:r>
      <w:r w:rsidR="00783359">
        <w:t>:</w:t>
      </w:r>
    </w:p>
    <w:p w14:paraId="3193C1F5" w14:textId="77777777" w:rsidR="003A2D37" w:rsidRDefault="003A2D37" w:rsidP="00C4608C">
      <w:pPr>
        <w:pStyle w:val="Aufzhlungszeichen"/>
        <w:tabs>
          <w:tab w:val="num" w:pos="360"/>
        </w:tabs>
        <w:ind w:left="360" w:hanging="360"/>
      </w:pPr>
      <w:r>
        <w:t>Strategieentwicklung und Umsetzungscontrolling</w:t>
      </w:r>
    </w:p>
    <w:p w14:paraId="0C849BF0" w14:textId="77777777" w:rsidR="003A2D37" w:rsidRDefault="003A2D37" w:rsidP="00C4608C">
      <w:pPr>
        <w:pStyle w:val="Aufzhlungszeichen"/>
        <w:tabs>
          <w:tab w:val="num" w:pos="360"/>
        </w:tabs>
        <w:ind w:left="360" w:hanging="360"/>
      </w:pPr>
      <w:r>
        <w:t>Weiterentwicklung der Softwarearchitektur und digitalen Geschäftsprozesse</w:t>
      </w:r>
    </w:p>
    <w:p w14:paraId="565F080C" w14:textId="77777777" w:rsidR="003A2D37" w:rsidRDefault="003A2D37" w:rsidP="00C4608C">
      <w:pPr>
        <w:pStyle w:val="Aufzhlungszeichen"/>
        <w:tabs>
          <w:tab w:val="num" w:pos="360"/>
        </w:tabs>
        <w:ind w:left="360" w:hanging="360"/>
      </w:pPr>
      <w:r>
        <w:t>Projektportfolio- und Bedarfsmanagement inkl. Governance, Reporting und Qualitätssicherung</w:t>
      </w:r>
    </w:p>
    <w:p w14:paraId="115E805C" w14:textId="1CD7A4E1" w:rsidR="003A2D37" w:rsidRDefault="003A2D37" w:rsidP="00C4608C">
      <w:pPr>
        <w:pStyle w:val="Aufzhlungszeichen"/>
        <w:tabs>
          <w:tab w:val="num" w:pos="360"/>
        </w:tabs>
        <w:ind w:left="360" w:hanging="360"/>
      </w:pPr>
      <w:r>
        <w:t>Etablierung und Weiterentwicklung des unternehmensweiten Wissensmanagements</w:t>
      </w:r>
    </w:p>
    <w:p w14:paraId="238D4DBC" w14:textId="77777777" w:rsidR="003A2D37" w:rsidRDefault="003A2D37" w:rsidP="00C4608C">
      <w:pPr>
        <w:pStyle w:val="Aufzhlungszeichen"/>
        <w:numPr>
          <w:ilvl w:val="0"/>
          <w:numId w:val="0"/>
        </w:numPr>
        <w:ind w:left="397" w:hanging="397"/>
      </w:pPr>
    </w:p>
    <w:p w14:paraId="124BFFD4" w14:textId="208F26CD" w:rsidR="003A2D37" w:rsidRDefault="003A2D37" w:rsidP="00C4608C">
      <w:pPr>
        <w:pStyle w:val="3nummeriert"/>
        <w:spacing w:before="0"/>
        <w:rPr>
          <w:lang w:val="en-US"/>
        </w:rPr>
      </w:pPr>
      <w:bookmarkStart w:id="117" w:name="_Toc226466575"/>
      <w:r w:rsidRPr="003A2D37">
        <w:rPr>
          <w:lang w:val="en-US"/>
        </w:rPr>
        <w:t>Referat Cyber Security und Risikomanagement</w:t>
      </w:r>
      <w:bookmarkEnd w:id="117"/>
      <w:r w:rsidR="00C4608C">
        <w:rPr>
          <w:lang w:val="en-US"/>
        </w:rPr>
        <w:br/>
      </w:r>
    </w:p>
    <w:p w14:paraId="716F12D9" w14:textId="77777777" w:rsidR="003A2D37" w:rsidRDefault="003A2D37" w:rsidP="00C4608C">
      <w:pPr>
        <w:spacing w:after="0"/>
      </w:pPr>
      <w:r>
        <w:t>Sicherstellung eines ganzheitlichen Schutzes von IT-Systemen, Daten und Geschäftsprozessen.</w:t>
      </w:r>
    </w:p>
    <w:p w14:paraId="4D330F55" w14:textId="77777777" w:rsidR="003A2D37" w:rsidRDefault="003A2D37" w:rsidP="00C4608C">
      <w:pPr>
        <w:pStyle w:val="Aufzhlungszeichen"/>
        <w:tabs>
          <w:tab w:val="num" w:pos="360"/>
        </w:tabs>
        <w:ind w:left="360" w:hanging="360"/>
      </w:pPr>
      <w:r>
        <w:t>Aufbau und Betrieb eines Informationssicherheits- und Risikomanagementsystems</w:t>
      </w:r>
    </w:p>
    <w:p w14:paraId="3AE01D80" w14:textId="77777777" w:rsidR="003A2D37" w:rsidRDefault="003A2D37" w:rsidP="00C4608C">
      <w:pPr>
        <w:pStyle w:val="Aufzhlungszeichen"/>
        <w:tabs>
          <w:tab w:val="num" w:pos="360"/>
        </w:tabs>
        <w:ind w:left="360" w:hanging="360"/>
      </w:pPr>
      <w:r>
        <w:lastRenderedPageBreak/>
        <w:t>Prävention, Erkennung und Behandlung von Sicherheitsvorfällen</w:t>
      </w:r>
    </w:p>
    <w:p w14:paraId="42D88760" w14:textId="77777777" w:rsidR="003A2D37" w:rsidRDefault="003A2D37" w:rsidP="00C4608C">
      <w:pPr>
        <w:pStyle w:val="Aufzhlungszeichen"/>
        <w:tabs>
          <w:tab w:val="num" w:pos="360"/>
        </w:tabs>
        <w:ind w:left="360" w:hanging="360"/>
      </w:pPr>
      <w:r>
        <w:t>Durchführung von Sicherheitsbewertungen und Awareness-Maßnahmen</w:t>
      </w:r>
    </w:p>
    <w:p w14:paraId="0D7FE1BA" w14:textId="35099515" w:rsidR="003A2D37" w:rsidRDefault="003A2D37" w:rsidP="00C4608C">
      <w:pPr>
        <w:pStyle w:val="Aufzhlungszeichen"/>
        <w:tabs>
          <w:tab w:val="num" w:pos="360"/>
        </w:tabs>
        <w:ind w:left="360" w:hanging="360"/>
      </w:pPr>
      <w:r>
        <w:t>Entwicklung und Umsetzung von Sicherheitsarchitekturen und -strategien</w:t>
      </w:r>
    </w:p>
    <w:p w14:paraId="63269577" w14:textId="77777777" w:rsidR="003A2D37" w:rsidRDefault="003A2D37" w:rsidP="00C4608C">
      <w:pPr>
        <w:pStyle w:val="Aufzhlungszeichen"/>
        <w:numPr>
          <w:ilvl w:val="0"/>
          <w:numId w:val="0"/>
        </w:numPr>
        <w:ind w:left="397" w:hanging="397"/>
      </w:pPr>
    </w:p>
    <w:p w14:paraId="6F10F0D6" w14:textId="77777777" w:rsidR="003A2D37" w:rsidRDefault="003A2D37" w:rsidP="00C4608C">
      <w:pPr>
        <w:pStyle w:val="Aufzhlungszeichen"/>
        <w:numPr>
          <w:ilvl w:val="0"/>
          <w:numId w:val="0"/>
        </w:numPr>
        <w:ind w:left="397" w:hanging="397"/>
      </w:pPr>
    </w:p>
    <w:p w14:paraId="4BE90499" w14:textId="236912B6" w:rsidR="00C4608C" w:rsidRPr="00C4608C" w:rsidRDefault="003A2D37" w:rsidP="00C4608C">
      <w:pPr>
        <w:pStyle w:val="3nummeriert"/>
        <w:spacing w:before="0"/>
      </w:pPr>
      <w:bookmarkStart w:id="118" w:name="_Toc226466576"/>
      <w:r>
        <w:t xml:space="preserve">Referat </w:t>
      </w:r>
      <w:r w:rsidRPr="003A2D37">
        <w:t>Enterprise Architecture Management</w:t>
      </w:r>
      <w:bookmarkEnd w:id="118"/>
      <w:r w:rsidR="00C4608C">
        <w:br/>
      </w:r>
    </w:p>
    <w:p w14:paraId="7E035F54" w14:textId="4706D611" w:rsidR="003A2D37" w:rsidRDefault="003A2D37" w:rsidP="00C4608C">
      <w:pPr>
        <w:spacing w:after="0"/>
      </w:pPr>
      <w:r>
        <w:t>Gewährleistung eine konsistente und zukunftsfähige IT-</w:t>
      </w:r>
      <w:r w:rsidRPr="003A2D37">
        <w:t xml:space="preserve"> Enterprise-Architecture</w:t>
      </w:r>
      <w:r>
        <w:t>.</w:t>
      </w:r>
    </w:p>
    <w:p w14:paraId="626D13A6" w14:textId="1FFCD62D" w:rsidR="003A2D37" w:rsidRDefault="003A2D37" w:rsidP="00C4608C">
      <w:pPr>
        <w:pStyle w:val="Aufzhlungszeichen"/>
        <w:tabs>
          <w:tab w:val="num" w:pos="360"/>
        </w:tabs>
        <w:ind w:left="360" w:hanging="360"/>
      </w:pPr>
      <w:r>
        <w:t xml:space="preserve">Definition und Durchsetzung des </w:t>
      </w:r>
      <w:r w:rsidRPr="003A2D37">
        <w:t>gemeinsamen Enterprise-Architecture-Governance-Rahmens</w:t>
      </w:r>
      <w:r>
        <w:t xml:space="preserve"> sowie </w:t>
      </w:r>
      <w:r w:rsidR="00DF7BDB">
        <w:t>damit verbundener</w:t>
      </w:r>
      <w:r>
        <w:t xml:space="preserve"> Standards und Richtlinien</w:t>
      </w:r>
    </w:p>
    <w:p w14:paraId="0D97A425" w14:textId="77777777" w:rsidR="003A2D37" w:rsidRDefault="003A2D37" w:rsidP="00C4608C">
      <w:pPr>
        <w:pStyle w:val="Aufzhlungszeichen"/>
        <w:tabs>
          <w:tab w:val="num" w:pos="360"/>
        </w:tabs>
        <w:ind w:left="360" w:hanging="360"/>
      </w:pPr>
      <w:r>
        <w:t>Abstimmung mit Fachbereichen zur Abbildung des Geschäftskontexts</w:t>
      </w:r>
    </w:p>
    <w:p w14:paraId="0D80D4F2" w14:textId="77777777" w:rsidR="003A2D37" w:rsidRDefault="003A2D37" w:rsidP="00C4608C">
      <w:pPr>
        <w:pStyle w:val="Aufzhlungszeichen"/>
        <w:tabs>
          <w:tab w:val="num" w:pos="360"/>
        </w:tabs>
        <w:ind w:left="360" w:hanging="360"/>
      </w:pPr>
      <w:r>
        <w:t>Durchführung von Architektur-Reviews und Steuerung von Änderungsanforderungen</w:t>
      </w:r>
    </w:p>
    <w:p w14:paraId="2275EF8E" w14:textId="77777777" w:rsidR="003A2D37" w:rsidRDefault="003A2D37" w:rsidP="00C4608C">
      <w:pPr>
        <w:pStyle w:val="Aufzhlungszeichen"/>
        <w:tabs>
          <w:tab w:val="num" w:pos="360"/>
        </w:tabs>
        <w:ind w:left="360" w:hanging="360"/>
      </w:pPr>
      <w:r>
        <w:t>Analyse und Weiterentwicklung von IT-Services, Prozessen und Abhängigkeiten</w:t>
      </w:r>
    </w:p>
    <w:p w14:paraId="1A8B0A61" w14:textId="77777777" w:rsidR="007A1B92" w:rsidRDefault="007A1B92" w:rsidP="007A1B92">
      <w:pPr>
        <w:pStyle w:val="Aufzhlungszeichen"/>
        <w:numPr>
          <w:ilvl w:val="0"/>
          <w:numId w:val="0"/>
        </w:numPr>
        <w:tabs>
          <w:tab w:val="num" w:pos="360"/>
        </w:tabs>
        <w:ind w:left="397" w:hanging="397"/>
      </w:pPr>
    </w:p>
    <w:p w14:paraId="66FB9351" w14:textId="249616F3" w:rsidR="007A1B92" w:rsidRDefault="007A1B92">
      <w:pPr>
        <w:pStyle w:val="2nummeriert"/>
        <w:pPrChange w:id="119" w:author="Steinkellner Claudia" w:date="2026-04-14T10:26:00Z">
          <w:pPr>
            <w:pStyle w:val="2nummeriert"/>
            <w:tabs>
              <w:tab w:val="num" w:pos="360"/>
            </w:tabs>
          </w:pPr>
        </w:pPrChange>
      </w:pPr>
      <w:bookmarkStart w:id="120" w:name="_Toc226466577"/>
      <w:r>
        <w:t>Schnittstellen und Kooperationen</w:t>
      </w:r>
      <w:bookmarkEnd w:id="120"/>
      <w:r>
        <w:t xml:space="preserve"> </w:t>
      </w:r>
    </w:p>
    <w:p w14:paraId="1FF20C1C" w14:textId="77777777" w:rsidR="007A1B92" w:rsidRPr="007A1B92" w:rsidRDefault="007A1B92" w:rsidP="007A1B92">
      <w:pPr>
        <w:pStyle w:val="Aufzhlungszeichen"/>
        <w:numPr>
          <w:ilvl w:val="0"/>
          <w:numId w:val="0"/>
        </w:numPr>
        <w:rPr>
          <w:b/>
          <w:bCs/>
          <w:u w:val="single"/>
          <w:lang w:val="en-US"/>
        </w:rPr>
      </w:pPr>
      <w:r w:rsidRPr="007A1B92">
        <w:rPr>
          <w:b/>
          <w:bCs/>
          <w:u w:val="single"/>
          <w:lang w:val="en-US"/>
        </w:rPr>
        <w:t>Schnittstellen/Kooperationen BMWET</w:t>
      </w:r>
    </w:p>
    <w:p w14:paraId="49C48A41" w14:textId="77777777" w:rsidR="007A1B92" w:rsidRPr="007A1B92" w:rsidRDefault="007A1B92" w:rsidP="007A1B92">
      <w:pPr>
        <w:pStyle w:val="Aufzhlungszeichen"/>
        <w:numPr>
          <w:ilvl w:val="0"/>
          <w:numId w:val="0"/>
        </w:numPr>
        <w:ind w:left="397"/>
      </w:pPr>
    </w:p>
    <w:p w14:paraId="13F8C42C" w14:textId="77777777" w:rsidR="007A1B92" w:rsidRPr="007A1B92" w:rsidRDefault="007A1B92" w:rsidP="007A1B92">
      <w:pPr>
        <w:pStyle w:val="Aufzhlungszeichen"/>
        <w:numPr>
          <w:ilvl w:val="0"/>
          <w:numId w:val="0"/>
        </w:numPr>
        <w:ind w:left="397" w:hanging="397"/>
        <w:rPr>
          <w:b/>
          <w:bCs/>
          <w:u w:val="single"/>
          <w:lang w:val="en-US"/>
        </w:rPr>
      </w:pPr>
      <w:r w:rsidRPr="007A1B92">
        <w:rPr>
          <w:b/>
          <w:bCs/>
          <w:u w:val="single"/>
          <w:lang w:val="en-US"/>
        </w:rPr>
        <w:t>Schnittstellen/Kooperationen zu anderen Ministerien</w:t>
      </w:r>
    </w:p>
    <w:p w14:paraId="3BA5C7E2" w14:textId="77777777" w:rsidR="007A1B92" w:rsidRPr="007A1B92" w:rsidRDefault="007A1B92" w:rsidP="007A1B92">
      <w:pPr>
        <w:pStyle w:val="Aufzhlungszeichen"/>
        <w:numPr>
          <w:ilvl w:val="0"/>
          <w:numId w:val="0"/>
        </w:numPr>
        <w:ind w:left="397"/>
      </w:pPr>
    </w:p>
    <w:p w14:paraId="61F1EF88" w14:textId="77777777" w:rsidR="007A1B92" w:rsidRPr="007A1B92" w:rsidRDefault="007A1B92" w:rsidP="007A1B92">
      <w:pPr>
        <w:pStyle w:val="Aufzhlungszeichen"/>
        <w:numPr>
          <w:ilvl w:val="0"/>
          <w:numId w:val="0"/>
        </w:numPr>
        <w:ind w:left="397" w:hanging="397"/>
        <w:rPr>
          <w:b/>
          <w:bCs/>
          <w:u w:val="single"/>
        </w:rPr>
      </w:pPr>
      <w:r w:rsidRPr="007A1B92">
        <w:rPr>
          <w:b/>
          <w:bCs/>
          <w:u w:val="single"/>
        </w:rPr>
        <w:t>Schnittstellen/Kooperation zu anderen Gebietskörperschaften</w:t>
      </w:r>
    </w:p>
    <w:p w14:paraId="34A16DCB" w14:textId="77777777" w:rsidR="007A1B92" w:rsidRPr="007A1B92" w:rsidRDefault="007A1B92" w:rsidP="007A1B92">
      <w:pPr>
        <w:pStyle w:val="Aufzhlungszeichen"/>
        <w:numPr>
          <w:ilvl w:val="0"/>
          <w:numId w:val="0"/>
        </w:numPr>
        <w:ind w:left="397"/>
        <w:rPr>
          <w:b/>
          <w:bCs/>
        </w:rPr>
      </w:pPr>
    </w:p>
    <w:p w14:paraId="2FFDC7E2" w14:textId="77777777" w:rsidR="007A1B92" w:rsidRPr="007A1B92" w:rsidRDefault="007A1B92" w:rsidP="007A1B92">
      <w:pPr>
        <w:pStyle w:val="Aufzhlungszeichen"/>
        <w:numPr>
          <w:ilvl w:val="0"/>
          <w:numId w:val="0"/>
        </w:numPr>
        <w:ind w:left="397" w:hanging="397"/>
        <w:rPr>
          <w:b/>
          <w:bCs/>
          <w:u w:val="single"/>
        </w:rPr>
      </w:pPr>
      <w:r w:rsidRPr="007A1B92">
        <w:rPr>
          <w:b/>
          <w:bCs/>
          <w:u w:val="single"/>
        </w:rPr>
        <w:t>Schnittstellen/Kooperation zu internationalen Gremien</w:t>
      </w:r>
    </w:p>
    <w:p w14:paraId="3927B7EF" w14:textId="77777777" w:rsidR="007A1B92" w:rsidRDefault="007A1B92" w:rsidP="007A1B92">
      <w:pPr>
        <w:pStyle w:val="Aufzhlungszeichen"/>
        <w:numPr>
          <w:ilvl w:val="0"/>
          <w:numId w:val="0"/>
        </w:numPr>
        <w:tabs>
          <w:tab w:val="num" w:pos="360"/>
        </w:tabs>
        <w:ind w:left="397" w:hanging="397"/>
      </w:pPr>
    </w:p>
    <w:p w14:paraId="419F7074" w14:textId="77777777" w:rsidR="00072D35" w:rsidRDefault="00072D35" w:rsidP="00C4608C">
      <w:pPr>
        <w:spacing w:after="0"/>
      </w:pPr>
      <w:r>
        <w:br w:type="page"/>
      </w:r>
    </w:p>
    <w:p w14:paraId="1CA9E457" w14:textId="77777777" w:rsidR="00072D35" w:rsidRDefault="00072D35" w:rsidP="00DE619E">
      <w:pPr>
        <w:pStyle w:val="1nummeriert"/>
      </w:pPr>
      <w:bookmarkStart w:id="121" w:name="_Toc226466578"/>
      <w:r>
        <w:lastRenderedPageBreak/>
        <w:t>Präsidium</w:t>
      </w:r>
      <w:bookmarkEnd w:id="121"/>
    </w:p>
    <w:p w14:paraId="79B7E282" w14:textId="77777777" w:rsidR="00C4608C" w:rsidRPr="00C4608C" w:rsidRDefault="00C4608C" w:rsidP="00C4608C"/>
    <w:p w14:paraId="3CA99B0C" w14:textId="69CC7DE4" w:rsidR="00072D35" w:rsidRDefault="00072D35" w:rsidP="00DE619E">
      <w:pPr>
        <w:pStyle w:val="2nummeriert"/>
      </w:pPr>
      <w:bookmarkStart w:id="122" w:name="_Toc226466579"/>
      <w:r>
        <w:t>Organigramm</w:t>
      </w:r>
      <w:bookmarkEnd w:id="122"/>
    </w:p>
    <w:p w14:paraId="51ADF31A" w14:textId="75971816" w:rsidR="00072D35" w:rsidRDefault="00783359" w:rsidP="00C4608C">
      <w:pPr>
        <w:spacing w:after="0"/>
      </w:pPr>
      <w:r>
        <w:rPr>
          <w:noProof/>
          <w14:numForm w14:val="default"/>
        </w:rPr>
        <w:drawing>
          <wp:inline distT="0" distB="0" distL="0" distR="0" wp14:anchorId="4083FC8D" wp14:editId="79071B6C">
            <wp:extent cx="6299835" cy="3390900"/>
            <wp:effectExtent l="0" t="0" r="5715" b="0"/>
            <wp:docPr id="36517759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77599" name="Grafik 365177599"/>
                    <pic:cNvPicPr/>
                  </pic:nvPicPr>
                  <pic:blipFill rotWithShape="1">
                    <a:blip r:embed="rId14">
                      <a:extLst>
                        <a:ext uri="{28A0092B-C50C-407E-A947-70E740481C1C}">
                          <a14:useLocalDpi xmlns:a14="http://schemas.microsoft.com/office/drawing/2010/main" val="0"/>
                        </a:ext>
                      </a:extLst>
                    </a:blip>
                    <a:srcRect b="24165"/>
                    <a:stretch>
                      <a:fillRect/>
                    </a:stretch>
                  </pic:blipFill>
                  <pic:spPr bwMode="auto">
                    <a:xfrm>
                      <a:off x="0" y="0"/>
                      <a:ext cx="6319204" cy="3401325"/>
                    </a:xfrm>
                    <a:prstGeom prst="rect">
                      <a:avLst/>
                    </a:prstGeom>
                    <a:ln>
                      <a:noFill/>
                    </a:ln>
                    <a:extLst>
                      <a:ext uri="{53640926-AAD7-44D8-BBD7-CCE9431645EC}">
                        <a14:shadowObscured xmlns:a14="http://schemas.microsoft.com/office/drawing/2010/main"/>
                      </a:ext>
                    </a:extLst>
                  </pic:spPr>
                </pic:pic>
              </a:graphicData>
            </a:graphic>
          </wp:inline>
        </w:drawing>
      </w:r>
    </w:p>
    <w:p w14:paraId="1953FAD3" w14:textId="2066D2BE" w:rsidR="00072D35" w:rsidRDefault="00072D35" w:rsidP="00DE619E">
      <w:pPr>
        <w:pStyle w:val="2nummeriert"/>
      </w:pPr>
      <w:bookmarkStart w:id="123" w:name="_Toc226466580"/>
      <w:r>
        <w:t>Stab Präsidium</w:t>
      </w:r>
      <w:bookmarkEnd w:id="123"/>
    </w:p>
    <w:p w14:paraId="214E3467" w14:textId="6B768073" w:rsidR="004565E3" w:rsidRPr="004565E3" w:rsidRDefault="004565E3" w:rsidP="00C4608C">
      <w:pPr>
        <w:spacing w:after="0"/>
        <w:rPr>
          <w:rFonts w:eastAsia="Times New Roman" w:cs="Calibri"/>
          <w:lang w:eastAsia="de-AT"/>
          <w14:numForm w14:val="default"/>
        </w:rPr>
      </w:pPr>
      <w:r w:rsidRPr="004565E3">
        <w:rPr>
          <w:rFonts w:eastAsia="Times New Roman" w:cs="Calibri"/>
          <w:lang w:eastAsia="de-AT"/>
          <w14:numForm w14:val="default"/>
        </w:rPr>
        <w:t>Das Präsidium mit seinen Abteilungen bildet den zentralen Servicebereich des BEV. Es agiert einerseits unterstützend für die Leitung des BEV und übernimmt andererseits eine übergreifende Koordinationsfunktion für die gesamte Organisation.</w:t>
      </w:r>
      <w:r w:rsidR="00C4608C">
        <w:rPr>
          <w:rFonts w:eastAsia="Times New Roman" w:cs="Calibri"/>
          <w:lang w:eastAsia="de-AT"/>
          <w14:numForm w14:val="default"/>
        </w:rPr>
        <w:t xml:space="preserve"> </w:t>
      </w:r>
      <w:r w:rsidRPr="004565E3">
        <w:rPr>
          <w:rFonts w:eastAsia="Times New Roman" w:cs="Calibri"/>
          <w:lang w:eastAsia="de-AT"/>
          <w14:numForm w14:val="default"/>
        </w:rPr>
        <w:t>Zu den wesentlichen Leistungsbereichen des Präsidiums zählen:</w:t>
      </w:r>
    </w:p>
    <w:p w14:paraId="503D047F" w14:textId="77777777" w:rsidR="004565E3" w:rsidRPr="004565E3" w:rsidRDefault="004565E3" w:rsidP="00C4608C">
      <w:pPr>
        <w:numPr>
          <w:ilvl w:val="0"/>
          <w:numId w:val="139"/>
        </w:numPr>
        <w:spacing w:after="0"/>
        <w:rPr>
          <w:rFonts w:eastAsia="Times New Roman" w:cs="Calibri"/>
          <w:lang w:eastAsia="de-AT"/>
          <w14:numForm w14:val="default"/>
        </w:rPr>
      </w:pPr>
      <w:r w:rsidRPr="004565E3">
        <w:rPr>
          <w:rFonts w:eastAsia="Times New Roman" w:cs="Calibri"/>
          <w:lang w:eastAsia="de-AT"/>
          <w14:numForm w14:val="default"/>
        </w:rPr>
        <w:t xml:space="preserve">Rechtsangelegenheiten </w:t>
      </w:r>
    </w:p>
    <w:p w14:paraId="4FE25500" w14:textId="77777777" w:rsidR="004565E3" w:rsidRPr="004565E3" w:rsidRDefault="004565E3" w:rsidP="00C4608C">
      <w:pPr>
        <w:numPr>
          <w:ilvl w:val="0"/>
          <w:numId w:val="139"/>
        </w:numPr>
        <w:spacing w:after="0"/>
        <w:rPr>
          <w:rFonts w:eastAsia="Times New Roman" w:cs="Calibri"/>
          <w:lang w:eastAsia="de-AT"/>
          <w14:numForm w14:val="default"/>
        </w:rPr>
      </w:pPr>
      <w:r w:rsidRPr="004565E3">
        <w:rPr>
          <w:rFonts w:eastAsia="Times New Roman" w:cs="Calibri"/>
          <w:lang w:eastAsia="de-AT"/>
          <w14:numForm w14:val="default"/>
        </w:rPr>
        <w:t xml:space="preserve">Personalmanagement </w:t>
      </w:r>
    </w:p>
    <w:p w14:paraId="38E3CB2D" w14:textId="77777777" w:rsidR="004565E3" w:rsidRPr="004565E3" w:rsidRDefault="004565E3" w:rsidP="00C4608C">
      <w:pPr>
        <w:numPr>
          <w:ilvl w:val="0"/>
          <w:numId w:val="139"/>
        </w:numPr>
        <w:spacing w:after="0"/>
        <w:rPr>
          <w:rFonts w:eastAsia="Times New Roman" w:cs="Calibri"/>
          <w:lang w:eastAsia="de-AT"/>
          <w14:numForm w14:val="default"/>
        </w:rPr>
      </w:pPr>
      <w:r w:rsidRPr="004565E3">
        <w:rPr>
          <w:rFonts w:eastAsia="Times New Roman" w:cs="Calibri"/>
          <w:lang w:eastAsia="de-AT"/>
          <w14:numForm w14:val="default"/>
        </w:rPr>
        <w:t xml:space="preserve">Finanzmanagement </w:t>
      </w:r>
    </w:p>
    <w:p w14:paraId="15F63F96" w14:textId="77777777" w:rsidR="004565E3" w:rsidRPr="004565E3" w:rsidRDefault="004565E3" w:rsidP="00C4608C">
      <w:pPr>
        <w:numPr>
          <w:ilvl w:val="0"/>
          <w:numId w:val="139"/>
        </w:numPr>
        <w:spacing w:after="0"/>
        <w:rPr>
          <w:rFonts w:eastAsia="Times New Roman" w:cs="Calibri"/>
          <w:lang w:eastAsia="de-AT"/>
          <w14:numForm w14:val="default"/>
        </w:rPr>
      </w:pPr>
      <w:r w:rsidRPr="004565E3">
        <w:rPr>
          <w:rFonts w:eastAsia="Times New Roman" w:cs="Calibri"/>
          <w:lang w:eastAsia="de-AT"/>
          <w14:numForm w14:val="default"/>
        </w:rPr>
        <w:t xml:space="preserve">Kundenservice </w:t>
      </w:r>
    </w:p>
    <w:p w14:paraId="22F226D9" w14:textId="77777777" w:rsidR="004565E3" w:rsidRPr="004565E3" w:rsidRDefault="004565E3" w:rsidP="00C4608C">
      <w:pPr>
        <w:numPr>
          <w:ilvl w:val="0"/>
          <w:numId w:val="139"/>
        </w:numPr>
        <w:spacing w:after="0"/>
        <w:rPr>
          <w:rFonts w:eastAsia="Times New Roman" w:cs="Calibri"/>
          <w:lang w:eastAsia="de-AT"/>
          <w14:numForm w14:val="default"/>
        </w:rPr>
      </w:pPr>
      <w:r w:rsidRPr="004565E3">
        <w:rPr>
          <w:rFonts w:eastAsia="Times New Roman" w:cs="Calibri"/>
          <w:lang w:eastAsia="de-AT"/>
          <w14:numForm w14:val="default"/>
        </w:rPr>
        <w:t xml:space="preserve">IT-Infrastruktur </w:t>
      </w:r>
    </w:p>
    <w:p w14:paraId="12AEBCAA" w14:textId="77777777" w:rsidR="00C4608C" w:rsidRDefault="00C4608C" w:rsidP="00C4608C">
      <w:pPr>
        <w:spacing w:after="0"/>
        <w:rPr>
          <w:rFonts w:eastAsia="Times New Roman" w:cs="Calibri"/>
          <w:lang w:eastAsia="de-AT"/>
          <w14:numForm w14:val="default"/>
        </w:rPr>
      </w:pPr>
    </w:p>
    <w:p w14:paraId="59007AD7" w14:textId="631AB56B" w:rsidR="00FB46E4" w:rsidRDefault="004565E3" w:rsidP="00C4608C">
      <w:pPr>
        <w:spacing w:after="0"/>
        <w:rPr>
          <w:rFonts w:eastAsia="Times New Roman" w:cs="Calibri"/>
          <w:lang w:eastAsia="de-AT"/>
          <w14:numForm w14:val="default"/>
        </w:rPr>
      </w:pPr>
      <w:r>
        <w:rPr>
          <w:rFonts w:eastAsia="Times New Roman" w:cs="Calibri"/>
          <w:lang w:eastAsia="de-AT"/>
          <w14:numForm w14:val="default"/>
        </w:rPr>
        <w:t>Die Leitung</w:t>
      </w:r>
      <w:r w:rsidRPr="004565E3">
        <w:rPr>
          <w:rFonts w:eastAsia="Times New Roman" w:cs="Calibri"/>
          <w:lang w:eastAsia="de-AT"/>
          <w14:numForm w14:val="default"/>
        </w:rPr>
        <w:t xml:space="preserve"> des Präsidiums vertritt diesen Bereich im Führungskreis des BEV und verantwortet die übergeordnete Steuerung sowie Koordination der Abteilungen in organisatorischer und fachlicher Hinsicht.</w:t>
      </w:r>
      <w:r>
        <w:rPr>
          <w:rFonts w:eastAsia="Times New Roman" w:cs="Calibri"/>
          <w:lang w:eastAsia="de-AT"/>
          <w14:numForm w14:val="default"/>
        </w:rPr>
        <w:t xml:space="preserve"> </w:t>
      </w:r>
      <w:r w:rsidRPr="004565E3">
        <w:rPr>
          <w:rFonts w:eastAsia="Times New Roman" w:cs="Calibri"/>
          <w:lang w:eastAsia="de-AT"/>
          <w14:numForm w14:val="default"/>
        </w:rPr>
        <w:t>Zusätzlich zu den Koordinationsaufgaben des Präsidiums sind dem Stab spezifische, unterstützende Aufgaben zugeordnet.</w:t>
      </w:r>
    </w:p>
    <w:p w14:paraId="6BF417E9" w14:textId="648EE553" w:rsidR="006C6C99" w:rsidRPr="00FB46E4" w:rsidRDefault="006C6C99" w:rsidP="00C4608C">
      <w:pPr>
        <w:pStyle w:val="Listenabsatz"/>
        <w:numPr>
          <w:ilvl w:val="0"/>
          <w:numId w:val="142"/>
        </w:numPr>
        <w:spacing w:after="0"/>
        <w:ind w:hanging="357"/>
        <w:rPr>
          <w:rFonts w:eastAsia="Times New Roman" w:cs="Calibri"/>
          <w:lang w:eastAsia="de-AT"/>
          <w14:numForm w14:val="default"/>
        </w:rPr>
      </w:pPr>
      <w:r w:rsidRPr="00FB46E4">
        <w:t>Wirkungsorientierte Verwaltung (WOV)</w:t>
      </w:r>
    </w:p>
    <w:p w14:paraId="4F55C2E9" w14:textId="77777777" w:rsidR="00FB46E4" w:rsidRPr="00FB46E4" w:rsidRDefault="00F91D35" w:rsidP="00C4608C">
      <w:pPr>
        <w:pStyle w:val="Listenabsatz"/>
        <w:numPr>
          <w:ilvl w:val="0"/>
          <w:numId w:val="140"/>
        </w:numPr>
        <w:spacing w:after="0"/>
        <w:ind w:hanging="357"/>
      </w:pPr>
      <w:r w:rsidRPr="00FB46E4">
        <w:t>Festlegung der Ziele des BEV auf Global- und Detailbudgetebene m Zuge der Budgeterstellung</w:t>
      </w:r>
    </w:p>
    <w:p w14:paraId="02F820A0" w14:textId="2565A3B1" w:rsidR="008B2A97" w:rsidRPr="00FB46E4" w:rsidRDefault="00FB46E4" w:rsidP="00C4608C">
      <w:pPr>
        <w:pStyle w:val="Listenabsatz"/>
        <w:numPr>
          <w:ilvl w:val="0"/>
          <w:numId w:val="140"/>
        </w:numPr>
        <w:spacing w:after="0"/>
        <w:ind w:hanging="357"/>
      </w:pPr>
      <w:r w:rsidRPr="00FB46E4">
        <w:lastRenderedPageBreak/>
        <w:t>J</w:t>
      </w:r>
      <w:r w:rsidR="00F91D35" w:rsidRPr="00FB46E4">
        <w:t>ährliche Evaluierung der Zielerreichung durch das Präsidium</w:t>
      </w:r>
    </w:p>
    <w:p w14:paraId="38EF87C9" w14:textId="41D18C19" w:rsidR="006C6C99" w:rsidRDefault="006C6C99" w:rsidP="00C4608C">
      <w:pPr>
        <w:pStyle w:val="Listenabsatz"/>
        <w:numPr>
          <w:ilvl w:val="0"/>
          <w:numId w:val="141"/>
        </w:numPr>
        <w:spacing w:after="0"/>
        <w:ind w:hanging="357"/>
      </w:pPr>
      <w:r w:rsidRPr="00FB46E4">
        <w:t>Wirkungsorientierte Folgenabschätzung (WFA)</w:t>
      </w:r>
    </w:p>
    <w:p w14:paraId="50BCA346" w14:textId="77777777" w:rsidR="004933FA" w:rsidRDefault="004933FA" w:rsidP="00C4608C">
      <w:pPr>
        <w:pStyle w:val="Listenabsatz"/>
        <w:numPr>
          <w:ilvl w:val="0"/>
          <w:numId w:val="146"/>
        </w:numPr>
        <w:spacing w:after="0"/>
      </w:pPr>
      <w:r>
        <w:t>Abstimmung mit den Fachgruppen zur Planung und Bewertung der Wirkungsziele</w:t>
      </w:r>
    </w:p>
    <w:p w14:paraId="6FD09B74" w14:textId="77777777" w:rsidR="004933FA" w:rsidRDefault="004933FA" w:rsidP="00C4608C">
      <w:pPr>
        <w:pStyle w:val="Listenabsatz"/>
        <w:numPr>
          <w:ilvl w:val="0"/>
          <w:numId w:val="146"/>
        </w:numPr>
        <w:spacing w:after="0"/>
      </w:pPr>
      <w:r>
        <w:t>Durchführung und Evaluierung wirkungsorientierter Folgenabschätzungen (WFA) in Zusammenarbeit mit den Fachabteilungen</w:t>
      </w:r>
    </w:p>
    <w:p w14:paraId="22A7B3EB" w14:textId="30E8A7FA" w:rsidR="004933FA" w:rsidRPr="00FB46E4" w:rsidRDefault="004933FA" w:rsidP="00C4608C">
      <w:pPr>
        <w:pStyle w:val="Listenabsatz"/>
        <w:numPr>
          <w:ilvl w:val="0"/>
          <w:numId w:val="146"/>
        </w:numPr>
        <w:spacing w:after="0"/>
      </w:pPr>
      <w:r>
        <w:t>Zusammenarbeit mit dem WFA-Beauftragten der Zentralstelle</w:t>
      </w:r>
    </w:p>
    <w:p w14:paraId="5F9E8DEB" w14:textId="77777777" w:rsidR="00FB46E4" w:rsidRDefault="00FB46E4" w:rsidP="00C4608C">
      <w:pPr>
        <w:pStyle w:val="Listenabsatz"/>
        <w:numPr>
          <w:ilvl w:val="0"/>
          <w:numId w:val="141"/>
        </w:numPr>
        <w:spacing w:after="0"/>
        <w:ind w:hanging="357"/>
      </w:pPr>
      <w:r w:rsidRPr="00FB46E4">
        <w:t>O</w:t>
      </w:r>
      <w:r w:rsidR="00CF08B8" w:rsidRPr="00FB46E4">
        <w:t xml:space="preserve">rganisatorische und technische Betreuung des ELAK </w:t>
      </w:r>
    </w:p>
    <w:p w14:paraId="77E19A6B" w14:textId="77777777" w:rsidR="004933FA" w:rsidRDefault="004933FA" w:rsidP="00C4608C">
      <w:pPr>
        <w:pStyle w:val="Listenabsatz"/>
        <w:numPr>
          <w:ilvl w:val="1"/>
          <w:numId w:val="145"/>
        </w:numPr>
        <w:spacing w:after="0"/>
      </w:pPr>
      <w:r>
        <w:t>Erstellung und Pflege des ELAK-Handbuchs</w:t>
      </w:r>
    </w:p>
    <w:p w14:paraId="24EDEDE3" w14:textId="77777777" w:rsidR="004933FA" w:rsidRDefault="004933FA" w:rsidP="00C4608C">
      <w:pPr>
        <w:pStyle w:val="Listenabsatz"/>
        <w:numPr>
          <w:ilvl w:val="1"/>
          <w:numId w:val="145"/>
        </w:numPr>
        <w:spacing w:after="0"/>
      </w:pPr>
      <w:r>
        <w:t>Serviceverantwortung inkl. Stammdaten- und Rollenmanagement</w:t>
      </w:r>
    </w:p>
    <w:p w14:paraId="0EE04A79" w14:textId="68D2C8E7" w:rsidR="004933FA" w:rsidRPr="00FB46E4" w:rsidRDefault="004933FA" w:rsidP="00C4608C">
      <w:pPr>
        <w:pStyle w:val="Listenabsatz"/>
        <w:numPr>
          <w:ilvl w:val="1"/>
          <w:numId w:val="145"/>
        </w:numPr>
        <w:spacing w:after="0"/>
      </w:pPr>
      <w:r>
        <w:t>Durchführung von Anwenderschulungen</w:t>
      </w:r>
    </w:p>
    <w:p w14:paraId="6F2B63EC" w14:textId="77777777" w:rsidR="00FB46E4" w:rsidRDefault="006C6C99" w:rsidP="00C4608C">
      <w:pPr>
        <w:pStyle w:val="Listenabsatz"/>
        <w:numPr>
          <w:ilvl w:val="0"/>
          <w:numId w:val="141"/>
        </w:numPr>
        <w:spacing w:after="0"/>
        <w:ind w:hanging="357"/>
      </w:pPr>
      <w:r w:rsidRPr="00FB46E4">
        <w:t xml:space="preserve">Qualitätsmanagement des </w:t>
      </w:r>
      <w:r w:rsidR="006D1460" w:rsidRPr="00FB46E4">
        <w:t>Präsidiums</w:t>
      </w:r>
      <w:r w:rsidR="00FB46E4" w:rsidRPr="00FB46E4">
        <w:t xml:space="preserve"> </w:t>
      </w:r>
    </w:p>
    <w:p w14:paraId="384024A9" w14:textId="77B5ACDD" w:rsidR="00FB46E4" w:rsidRDefault="00FB46E4" w:rsidP="00C4608C">
      <w:pPr>
        <w:pStyle w:val="Listenabsatz"/>
        <w:numPr>
          <w:ilvl w:val="0"/>
          <w:numId w:val="141"/>
        </w:numPr>
        <w:spacing w:after="0"/>
        <w:ind w:hanging="357"/>
      </w:pPr>
      <w:r>
        <w:t>Intranet Redaktionsteam für das</w:t>
      </w:r>
      <w:r w:rsidRPr="00FB46E4">
        <w:t xml:space="preserve"> </w:t>
      </w:r>
      <w:r>
        <w:t>Präsidium</w:t>
      </w:r>
    </w:p>
    <w:p w14:paraId="2F867FAA" w14:textId="77777777" w:rsidR="00C4608C" w:rsidRDefault="00C4608C" w:rsidP="00C4608C">
      <w:pPr>
        <w:pStyle w:val="Listenabsatz"/>
        <w:numPr>
          <w:ilvl w:val="0"/>
          <w:numId w:val="0"/>
        </w:numPr>
        <w:spacing w:after="0"/>
        <w:ind w:left="360"/>
      </w:pPr>
    </w:p>
    <w:p w14:paraId="05119BA7" w14:textId="0F977502" w:rsidR="00C4608C" w:rsidRPr="00C4608C" w:rsidRDefault="00FB46E4" w:rsidP="00C4608C">
      <w:pPr>
        <w:pStyle w:val="3nummeriert"/>
        <w:spacing w:before="0"/>
      </w:pPr>
      <w:bookmarkStart w:id="124" w:name="_Toc226466581"/>
      <w:r w:rsidRPr="00FB46E4">
        <w:t>Stabsstelle Gesundheitsmanagement und Arbeitssicherheit</w:t>
      </w:r>
      <w:bookmarkEnd w:id="124"/>
      <w:r w:rsidR="00C4608C">
        <w:br/>
      </w:r>
    </w:p>
    <w:p w14:paraId="59A5CB01" w14:textId="0B8072F3" w:rsidR="00FB46E4" w:rsidRPr="00FB46E4" w:rsidRDefault="00FB46E4" w:rsidP="00C4608C">
      <w:pPr>
        <w:spacing w:after="0"/>
        <w:rPr>
          <w:rFonts w:eastAsia="Times New Roman" w:cs="Calibri"/>
          <w:lang w:eastAsia="de-AT"/>
          <w14:numForm w14:val="default"/>
        </w:rPr>
      </w:pPr>
      <w:r w:rsidRPr="00FB46E4">
        <w:rPr>
          <w:rFonts w:eastAsia="Times New Roman" w:cs="Calibri"/>
          <w:b/>
          <w:bCs/>
          <w:lang w:eastAsia="de-AT"/>
          <w14:numForm w14:val="default"/>
        </w:rPr>
        <w:t>Arbeitssicherheit</w:t>
      </w:r>
      <w:r w:rsidRPr="00FB46E4">
        <w:rPr>
          <w:rFonts w:eastAsia="Times New Roman" w:cs="Calibri"/>
          <w:lang w:eastAsia="de-AT"/>
          <w14:numForm w14:val="default"/>
        </w:rPr>
        <w:br/>
      </w:r>
      <w:r w:rsidR="004933FA">
        <w:rPr>
          <w:rFonts w:eastAsia="Times New Roman" w:cs="Calibri"/>
          <w:lang w:eastAsia="de-AT"/>
          <w14:numForm w14:val="default"/>
        </w:rPr>
        <w:t>D</w:t>
      </w:r>
      <w:r w:rsidR="004933FA" w:rsidRPr="00FB46E4">
        <w:rPr>
          <w:rFonts w:eastAsia="Times New Roman" w:cs="Calibri"/>
          <w:lang w:eastAsia="de-AT"/>
          <w14:numForm w14:val="default"/>
        </w:rPr>
        <w:t xml:space="preserve">as BEV bestellt </w:t>
      </w:r>
      <w:r w:rsidR="004933FA">
        <w:rPr>
          <w:rFonts w:eastAsia="Times New Roman" w:cs="Calibri"/>
          <w:lang w:eastAsia="de-AT"/>
          <w14:numForm w14:val="default"/>
        </w:rPr>
        <w:t>z</w:t>
      </w:r>
      <w:r w:rsidRPr="00FB46E4">
        <w:rPr>
          <w:rFonts w:eastAsia="Times New Roman" w:cs="Calibri"/>
          <w:lang w:eastAsia="de-AT"/>
          <w14:numForm w14:val="default"/>
        </w:rPr>
        <w:t>ur Erfüllung der gesetzlichen Anforderungen gemäß Bundes-Bedienstetenschutzgesetz Sicherheitsfachkräfte. Diese beraten den Dienstgeber, die Bediensteten sowie die relevanten Gremien in allen Belangen der Arbeitssicherheit und der ergonomischen Arbeitsgestaltung und unterstützen bei der Umsetzung entsprechender Maßnahmen.</w:t>
      </w:r>
    </w:p>
    <w:p w14:paraId="67867800" w14:textId="2D59A93B" w:rsidR="00FB46E4" w:rsidRDefault="00FB46E4" w:rsidP="00C4608C">
      <w:pPr>
        <w:spacing w:after="0"/>
        <w:rPr>
          <w:rFonts w:eastAsia="Times New Roman" w:cs="Calibri"/>
          <w:lang w:eastAsia="de-AT"/>
          <w14:numForm w14:val="default"/>
        </w:rPr>
      </w:pPr>
      <w:r w:rsidRPr="00FB46E4">
        <w:rPr>
          <w:rFonts w:eastAsia="Times New Roman" w:cs="Calibri"/>
          <w:lang w:eastAsia="de-AT"/>
          <w14:numForm w14:val="default"/>
        </w:rPr>
        <w:t>Die zentrale</w:t>
      </w:r>
      <w:r w:rsidR="004933FA">
        <w:rPr>
          <w:rFonts w:eastAsia="Times New Roman" w:cs="Calibri"/>
          <w:lang w:eastAsia="de-AT"/>
          <w14:numForm w14:val="default"/>
        </w:rPr>
        <w:t>n</w:t>
      </w:r>
      <w:r w:rsidRPr="00FB46E4">
        <w:rPr>
          <w:rFonts w:eastAsia="Times New Roman" w:cs="Calibri"/>
          <w:lang w:eastAsia="de-AT"/>
          <w14:numForm w14:val="default"/>
        </w:rPr>
        <w:t xml:space="preserve"> </w:t>
      </w:r>
      <w:r w:rsidR="004933FA" w:rsidRPr="00FB46E4">
        <w:rPr>
          <w:rFonts w:eastAsia="Times New Roman" w:cs="Calibri"/>
          <w:lang w:eastAsia="de-AT"/>
          <w14:numForm w14:val="default"/>
        </w:rPr>
        <w:t>Sicherheitsfachkr</w:t>
      </w:r>
      <w:r w:rsidR="004933FA">
        <w:rPr>
          <w:rFonts w:eastAsia="Times New Roman" w:cs="Calibri"/>
          <w:lang w:eastAsia="de-AT"/>
          <w14:numForm w14:val="default"/>
        </w:rPr>
        <w:t>ä</w:t>
      </w:r>
      <w:r w:rsidR="004933FA" w:rsidRPr="00FB46E4">
        <w:rPr>
          <w:rFonts w:eastAsia="Times New Roman" w:cs="Calibri"/>
          <w:lang w:eastAsia="de-AT"/>
          <w14:numForm w14:val="default"/>
        </w:rPr>
        <w:t>ft</w:t>
      </w:r>
      <w:r w:rsidR="004933FA">
        <w:rPr>
          <w:rFonts w:eastAsia="Times New Roman" w:cs="Calibri"/>
          <w:lang w:eastAsia="de-AT"/>
          <w14:numForm w14:val="default"/>
        </w:rPr>
        <w:t>e</w:t>
      </w:r>
      <w:r w:rsidR="004933FA" w:rsidRPr="00FB46E4">
        <w:rPr>
          <w:rFonts w:eastAsia="Times New Roman" w:cs="Calibri"/>
          <w:lang w:eastAsia="de-AT"/>
          <w14:numForm w14:val="default"/>
        </w:rPr>
        <w:t xml:space="preserve"> </w:t>
      </w:r>
      <w:r w:rsidR="004933FA">
        <w:rPr>
          <w:rFonts w:eastAsia="Times New Roman" w:cs="Calibri"/>
          <w:lang w:eastAsia="de-AT"/>
          <w14:numForm w14:val="default"/>
        </w:rPr>
        <w:t>sind</w:t>
      </w:r>
      <w:r w:rsidRPr="00FB46E4">
        <w:rPr>
          <w:rFonts w:eastAsia="Times New Roman" w:cs="Calibri"/>
          <w:lang w:eastAsia="de-AT"/>
          <w14:numForm w14:val="default"/>
        </w:rPr>
        <w:t xml:space="preserve"> im Stab des Präsidiums angesiedelt und koordinier</w:t>
      </w:r>
      <w:r w:rsidR="004933FA">
        <w:rPr>
          <w:rFonts w:eastAsia="Times New Roman" w:cs="Calibri"/>
          <w:lang w:eastAsia="de-AT"/>
          <w14:numForm w14:val="default"/>
        </w:rPr>
        <w:t xml:space="preserve">en </w:t>
      </w:r>
      <w:r w:rsidRPr="00FB46E4">
        <w:rPr>
          <w:rFonts w:eastAsia="Times New Roman" w:cs="Calibri"/>
          <w:lang w:eastAsia="de-AT"/>
          <w14:numForm w14:val="default"/>
        </w:rPr>
        <w:t>die externen Sicherheitsfachkräfte für die Standorte</w:t>
      </w:r>
      <w:r w:rsidR="004933FA">
        <w:rPr>
          <w:rFonts w:eastAsia="Times New Roman" w:cs="Calibri"/>
          <w:lang w:eastAsia="de-AT"/>
          <w14:numForm w14:val="default"/>
        </w:rPr>
        <w:t xml:space="preserve"> des BEV</w:t>
      </w:r>
      <w:r w:rsidR="00C4608C">
        <w:rPr>
          <w:rFonts w:eastAsia="Times New Roman" w:cs="Calibri"/>
          <w:lang w:eastAsia="de-AT"/>
          <w14:numForm w14:val="default"/>
        </w:rPr>
        <w:t>.</w:t>
      </w:r>
    </w:p>
    <w:p w14:paraId="04F6A8C7" w14:textId="77777777" w:rsidR="00C4608C" w:rsidRPr="00FB46E4" w:rsidRDefault="00C4608C" w:rsidP="00C4608C">
      <w:pPr>
        <w:spacing w:after="0"/>
        <w:rPr>
          <w:rFonts w:eastAsia="Times New Roman" w:cs="Calibri"/>
          <w:lang w:eastAsia="de-AT"/>
          <w14:numForm w14:val="default"/>
        </w:rPr>
      </w:pPr>
    </w:p>
    <w:p w14:paraId="2CB68CBD" w14:textId="5528C00B" w:rsidR="00FB46E4" w:rsidRPr="00FB46E4" w:rsidRDefault="00FB46E4" w:rsidP="00C4608C">
      <w:pPr>
        <w:spacing w:after="0"/>
        <w:rPr>
          <w:rFonts w:eastAsia="Times New Roman" w:cs="Calibri"/>
          <w:lang w:eastAsia="de-AT"/>
          <w14:numForm w14:val="default"/>
        </w:rPr>
      </w:pPr>
      <w:r w:rsidRPr="00FB46E4">
        <w:rPr>
          <w:rFonts w:eastAsia="Times New Roman" w:cs="Calibri"/>
          <w:b/>
          <w:bCs/>
          <w:lang w:eastAsia="de-AT"/>
          <w14:numForm w14:val="default"/>
        </w:rPr>
        <w:t>Betriebliche Gesundheitsförderung</w:t>
      </w:r>
      <w:r w:rsidRPr="00FB46E4">
        <w:rPr>
          <w:rFonts w:eastAsia="Times New Roman" w:cs="Calibri"/>
          <w:lang w:eastAsia="de-AT"/>
          <w14:numForm w14:val="default"/>
        </w:rPr>
        <w:br/>
      </w:r>
      <w:r>
        <w:rPr>
          <w:rFonts w:eastAsia="Times New Roman" w:cs="Calibri"/>
          <w:lang w:eastAsia="de-AT"/>
          <w14:numForm w14:val="default"/>
        </w:rPr>
        <w:t>Die Stabstelle</w:t>
      </w:r>
      <w:r w:rsidRPr="00FB46E4">
        <w:rPr>
          <w:rFonts w:eastAsia="Times New Roman" w:cs="Calibri"/>
          <w:lang w:eastAsia="de-AT"/>
          <w14:numForm w14:val="default"/>
        </w:rPr>
        <w:t xml:space="preserve"> verantwortet die Planung, Koordination und Umsetzung der betrieblichen Gesundheitsförderung mit folgenden Schwerpunkten:</w:t>
      </w:r>
    </w:p>
    <w:p w14:paraId="72420859" w14:textId="77777777" w:rsidR="00FB46E4" w:rsidRP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Arbeitsmedizinische Betreuung und sicherheitstechnische Beratung </w:t>
      </w:r>
    </w:p>
    <w:p w14:paraId="6A47286E" w14:textId="77777777" w:rsidR="00FB46E4" w:rsidRP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Organisation von Gesundheitsmaßnahmen (z. B. Impf- und Blutspendeaktionen) </w:t>
      </w:r>
    </w:p>
    <w:p w14:paraId="46E6E598" w14:textId="77777777" w:rsidR="00FB46E4" w:rsidRP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Vorsorgeprogramme und Gesundheitsadministration </w:t>
      </w:r>
    </w:p>
    <w:p w14:paraId="2302C5B2" w14:textId="77777777" w:rsidR="00FB46E4" w:rsidRP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Ergonomische Arbeitsplatzgestaltung inkl. Beschaffung von Spezialmöbeln und Unterstützung bei Bildschirmarbeitsbrillen </w:t>
      </w:r>
    </w:p>
    <w:p w14:paraId="3C671076" w14:textId="77777777" w:rsidR="00FB46E4" w:rsidRP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Schulungen und Sensibilisierung im Bereich Arbeitssicherheit (inkl. Führungskräfte und Grundausbildung) </w:t>
      </w:r>
    </w:p>
    <w:p w14:paraId="58EF4DB1" w14:textId="77777777" w:rsidR="00FB46E4" w:rsidRP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Gremienarbeit (z. B. ASA, ZASA) </w:t>
      </w:r>
    </w:p>
    <w:p w14:paraId="6F845C6F" w14:textId="77777777" w:rsidR="00FB46E4" w:rsidRP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Interne Beratungsangebote (Mediation, Supervision, Coaching) für Führungskräfte und Mitarbeitende </w:t>
      </w:r>
    </w:p>
    <w:p w14:paraId="43DB060F" w14:textId="77777777" w:rsidR="00FB46E4"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 xml:space="preserve">Maßnahmen zur Förderung der psychischen Gesundheit am Arbeitsplatz </w:t>
      </w:r>
    </w:p>
    <w:p w14:paraId="4D1F1D9D" w14:textId="1724635D" w:rsidR="004933FA" w:rsidRPr="00FB46E4" w:rsidRDefault="004933FA" w:rsidP="00C4608C">
      <w:pPr>
        <w:numPr>
          <w:ilvl w:val="0"/>
          <w:numId w:val="144"/>
        </w:numPr>
        <w:spacing w:after="0"/>
        <w:rPr>
          <w:rFonts w:eastAsia="Times New Roman" w:cs="Calibri"/>
          <w:lang w:eastAsia="de-AT"/>
          <w14:numForm w14:val="default"/>
        </w:rPr>
      </w:pPr>
      <w:r w:rsidRPr="004933FA">
        <w:rPr>
          <w:rFonts w:eastAsia="Times New Roman" w:cs="Calibri"/>
          <w:lang w:eastAsia="de-AT"/>
          <w14:numForm w14:val="default"/>
        </w:rPr>
        <w:lastRenderedPageBreak/>
        <w:t>Leitung und Durchführung des Projektes Evaluierung psychischer Belastungen am Arbeitsplatz</w:t>
      </w:r>
    </w:p>
    <w:p w14:paraId="610C9AB0" w14:textId="064782BD" w:rsidR="005A1603" w:rsidRDefault="00FB46E4" w:rsidP="00C4608C">
      <w:pPr>
        <w:numPr>
          <w:ilvl w:val="0"/>
          <w:numId w:val="144"/>
        </w:numPr>
        <w:spacing w:after="0"/>
        <w:rPr>
          <w:rFonts w:eastAsia="Times New Roman" w:cs="Calibri"/>
          <w:lang w:eastAsia="de-AT"/>
          <w14:numForm w14:val="default"/>
        </w:rPr>
      </w:pPr>
      <w:r w:rsidRPr="00FB46E4">
        <w:rPr>
          <w:rFonts w:eastAsia="Times New Roman" w:cs="Calibri"/>
          <w:lang w:eastAsia="de-AT"/>
          <w14:numForm w14:val="default"/>
        </w:rPr>
        <w:t>Durchführung von Seminaren, Aus- und Weiterbildungen sowie Fachvorträgen</w:t>
      </w:r>
    </w:p>
    <w:p w14:paraId="4FE10D0A" w14:textId="77777777" w:rsidR="00F53595" w:rsidRDefault="00F53595" w:rsidP="00F53595">
      <w:pPr>
        <w:spacing w:after="0"/>
        <w:ind w:left="360"/>
        <w:rPr>
          <w:rFonts w:eastAsia="Times New Roman" w:cs="Calibri"/>
          <w:lang w:eastAsia="de-AT"/>
          <w14:numForm w14:val="default"/>
        </w:rPr>
      </w:pPr>
    </w:p>
    <w:p w14:paraId="68E45D64" w14:textId="77777777" w:rsidR="00F53595" w:rsidRPr="004933FA" w:rsidRDefault="00F53595" w:rsidP="00F53595">
      <w:pPr>
        <w:spacing w:after="0"/>
        <w:ind w:left="360"/>
        <w:rPr>
          <w:rFonts w:eastAsia="Times New Roman" w:cs="Calibri"/>
          <w:lang w:eastAsia="de-AT"/>
          <w14:numForm w14:val="default"/>
        </w:rPr>
      </w:pPr>
    </w:p>
    <w:p w14:paraId="73D21F01" w14:textId="00FAA582" w:rsidR="00DD52F7" w:rsidRPr="00FB1F98" w:rsidRDefault="00072D35" w:rsidP="00DE619E">
      <w:pPr>
        <w:pStyle w:val="2nummeriert"/>
      </w:pPr>
      <w:bookmarkStart w:id="125" w:name="_Toc226466582"/>
      <w:r>
        <w:t xml:space="preserve">Abteilung </w:t>
      </w:r>
      <w:r w:rsidRPr="005949BA">
        <w:t>Recht</w:t>
      </w:r>
      <w:r>
        <w:t xml:space="preserve"> und allgemeine Verwaltung (Präs/1)</w:t>
      </w:r>
      <w:bookmarkEnd w:id="125"/>
      <w:r w:rsidR="00C4608C">
        <w:br/>
      </w:r>
    </w:p>
    <w:p w14:paraId="1CD8A4FD" w14:textId="021580BE" w:rsidR="004933FA" w:rsidRPr="004933FA" w:rsidRDefault="004933FA" w:rsidP="00C4608C">
      <w:pPr>
        <w:spacing w:after="0"/>
        <w:rPr>
          <w:rFonts w:eastAsia="Times New Roman" w:cs="Calibri"/>
          <w:lang w:eastAsia="de-AT"/>
          <w14:numForm w14:val="default"/>
        </w:rPr>
      </w:pPr>
      <w:r w:rsidRPr="004933FA">
        <w:rPr>
          <w:rFonts w:eastAsia="Times New Roman" w:cs="Calibri"/>
          <w:lang w:eastAsia="de-AT"/>
          <w14:numForm w14:val="default"/>
        </w:rPr>
        <w:t>Die Rechtsabteilung</w:t>
      </w:r>
      <w:r>
        <w:rPr>
          <w:rFonts w:eastAsia="Times New Roman" w:cs="Calibri"/>
          <w:lang w:eastAsia="de-AT"/>
          <w14:numForm w14:val="default"/>
        </w:rPr>
        <w:t xml:space="preserve"> des BEV</w:t>
      </w:r>
      <w:r w:rsidRPr="004933FA">
        <w:rPr>
          <w:rFonts w:eastAsia="Times New Roman" w:cs="Calibri"/>
          <w:lang w:eastAsia="de-AT"/>
          <w14:numForm w14:val="default"/>
        </w:rPr>
        <w:t xml:space="preserve"> stellt die rechtskonforme Aufgabenerfüllung des BEV sicher und fungiert als zentrale Kompetenzstelle für sämtliche rechtliche Fragestellungen. Sie unterstützt die Organisation durch umfassende Beratung, rechtliche Verfahren sowie die Ausarbeitung und Prüfung von Regelungen, Verträgen und Gutachten.</w:t>
      </w:r>
      <w:r w:rsidR="00C4608C">
        <w:rPr>
          <w:rFonts w:eastAsia="Times New Roman" w:cs="Calibri"/>
          <w:lang w:eastAsia="de-AT"/>
          <w14:numForm w14:val="default"/>
        </w:rPr>
        <w:br/>
      </w:r>
    </w:p>
    <w:p w14:paraId="6F42415A" w14:textId="37B45975" w:rsidR="004933FA" w:rsidRPr="004933FA" w:rsidRDefault="004933FA" w:rsidP="00C4608C">
      <w:pPr>
        <w:spacing w:after="0"/>
        <w:rPr>
          <w:rFonts w:eastAsia="Times New Roman" w:cs="Calibri"/>
          <w:lang w:eastAsia="de-AT"/>
          <w14:numForm w14:val="default"/>
        </w:rPr>
      </w:pPr>
      <w:r w:rsidRPr="004933FA">
        <w:rPr>
          <w:rFonts w:eastAsia="Times New Roman" w:cs="Calibri"/>
          <w:b/>
          <w:bCs/>
          <w:lang w:eastAsia="de-AT"/>
          <w14:numForm w14:val="default"/>
        </w:rPr>
        <w:t>Rechtliche Kernaufgaben</w:t>
      </w:r>
    </w:p>
    <w:p w14:paraId="5BD1FA5A" w14:textId="77777777" w:rsidR="004933FA" w:rsidRPr="004933FA" w:rsidRDefault="004933FA" w:rsidP="00C4608C">
      <w:pPr>
        <w:numPr>
          <w:ilvl w:val="0"/>
          <w:numId w:val="147"/>
        </w:numPr>
        <w:spacing w:after="0"/>
        <w:rPr>
          <w:rFonts w:eastAsia="Times New Roman" w:cs="Calibri"/>
          <w:lang w:eastAsia="de-AT"/>
          <w14:numForm w14:val="default"/>
        </w:rPr>
      </w:pPr>
      <w:r w:rsidRPr="004933FA">
        <w:rPr>
          <w:rFonts w:eastAsia="Times New Roman" w:cs="Calibri"/>
          <w:lang w:eastAsia="de-AT"/>
          <w14:numForm w14:val="default"/>
        </w:rPr>
        <w:t xml:space="preserve">Wahrnehmung legistischer und rechtlicher Angelegenheiten im Eich- und Vermessungswesen sowie in der Marktüberwachung </w:t>
      </w:r>
    </w:p>
    <w:p w14:paraId="217E34D3" w14:textId="77777777" w:rsidR="004933FA" w:rsidRPr="004933FA" w:rsidRDefault="004933FA" w:rsidP="00C4608C">
      <w:pPr>
        <w:numPr>
          <w:ilvl w:val="0"/>
          <w:numId w:val="147"/>
        </w:numPr>
        <w:spacing w:after="0"/>
        <w:rPr>
          <w:rFonts w:eastAsia="Times New Roman" w:cs="Calibri"/>
          <w:lang w:eastAsia="de-AT"/>
          <w14:numForm w14:val="default"/>
        </w:rPr>
      </w:pPr>
      <w:r w:rsidRPr="004933FA">
        <w:rPr>
          <w:rFonts w:eastAsia="Times New Roman" w:cs="Calibri"/>
          <w:lang w:eastAsia="de-AT"/>
          <w14:numForm w14:val="default"/>
        </w:rPr>
        <w:t xml:space="preserve">Betreuung zentraler Rechtsmaterien, insbesondere Urheber- und Datenbankrecht, EU-Recht sowie Umwelt- und Abfallrecht </w:t>
      </w:r>
    </w:p>
    <w:p w14:paraId="01BD4C3C" w14:textId="77777777" w:rsidR="004933FA" w:rsidRPr="004933FA" w:rsidRDefault="004933FA" w:rsidP="00C4608C">
      <w:pPr>
        <w:numPr>
          <w:ilvl w:val="0"/>
          <w:numId w:val="147"/>
        </w:numPr>
        <w:spacing w:after="0"/>
        <w:rPr>
          <w:rFonts w:eastAsia="Times New Roman" w:cs="Calibri"/>
          <w:lang w:eastAsia="de-AT"/>
          <w14:numForm w14:val="default"/>
        </w:rPr>
      </w:pPr>
      <w:r w:rsidRPr="004933FA">
        <w:rPr>
          <w:rFonts w:eastAsia="Times New Roman" w:cs="Calibri"/>
          <w:lang w:eastAsia="de-AT"/>
          <w14:numForm w14:val="default"/>
        </w:rPr>
        <w:t xml:space="preserve">Durchführung und Unterstützung von Rechtsmittelverfahren (inkl. Beschwerdevorentscheidungen, Revisionen an den VwGH und Vorstellungen) </w:t>
      </w:r>
    </w:p>
    <w:p w14:paraId="47B61190" w14:textId="1922D451" w:rsidR="00702FF0" w:rsidRDefault="004933FA" w:rsidP="00C4608C">
      <w:pPr>
        <w:numPr>
          <w:ilvl w:val="0"/>
          <w:numId w:val="147"/>
        </w:numPr>
        <w:spacing w:after="0"/>
        <w:rPr>
          <w:rFonts w:eastAsia="Times New Roman" w:cs="Calibri"/>
          <w:lang w:eastAsia="de-AT"/>
          <w14:numForm w14:val="default"/>
        </w:rPr>
      </w:pPr>
      <w:r w:rsidRPr="004933FA">
        <w:rPr>
          <w:rFonts w:eastAsia="Times New Roman" w:cs="Calibri"/>
          <w:lang w:eastAsia="de-AT"/>
          <w14:numForm w14:val="default"/>
        </w:rPr>
        <w:t xml:space="preserve">Bearbeitung von Beschwerden, insbesondere im Zusammenhang mit der Volksanwaltschaft </w:t>
      </w:r>
      <w:r w:rsidR="00C4608C">
        <w:rPr>
          <w:rFonts w:eastAsia="Times New Roman" w:cs="Calibri"/>
          <w:lang w:eastAsia="de-AT"/>
          <w14:numForm w14:val="default"/>
        </w:rPr>
        <w:br/>
      </w:r>
    </w:p>
    <w:p w14:paraId="3E6DEC49" w14:textId="77777777" w:rsidR="00702FF0" w:rsidRPr="004933FA" w:rsidRDefault="00702FF0" w:rsidP="00C4608C">
      <w:pPr>
        <w:spacing w:after="0"/>
        <w:rPr>
          <w:rFonts w:eastAsia="Times New Roman" w:cs="Calibri"/>
          <w:lang w:eastAsia="de-AT"/>
          <w14:numForm w14:val="default"/>
        </w:rPr>
      </w:pPr>
      <w:r w:rsidRPr="004933FA">
        <w:rPr>
          <w:rFonts w:eastAsia="Times New Roman" w:cs="Calibri"/>
          <w:b/>
          <w:bCs/>
          <w:lang w:eastAsia="de-AT"/>
          <w14:numForm w14:val="default"/>
        </w:rPr>
        <w:t>Allgemeine Verwaltung</w:t>
      </w:r>
    </w:p>
    <w:p w14:paraId="1A0E78B9" w14:textId="77777777" w:rsidR="00702FF0" w:rsidRDefault="00702FF0" w:rsidP="00C4608C">
      <w:pPr>
        <w:pStyle w:val="Aufzhlungszeichen"/>
        <w:numPr>
          <w:ilvl w:val="0"/>
          <w:numId w:val="124"/>
        </w:numPr>
      </w:pPr>
      <w:r w:rsidRPr="004933FA">
        <w:rPr>
          <w:rFonts w:eastAsia="Times New Roman" w:cs="Calibri"/>
          <w:szCs w:val="23"/>
          <w14:numForm w14:val="default"/>
        </w:rPr>
        <w:t>Zuständigkeit für grundlegende Verwaltungsagenden, insbesondere Kanzleiordnung, ELAK und Bibliothekswesen</w:t>
      </w:r>
      <w:r w:rsidRPr="004933FA">
        <w:t xml:space="preserve"> </w:t>
      </w:r>
    </w:p>
    <w:p w14:paraId="383A20A2" w14:textId="77777777" w:rsidR="00702FF0" w:rsidRDefault="00702FF0" w:rsidP="00C4608C">
      <w:pPr>
        <w:pStyle w:val="Aufzhlungszeichen"/>
        <w:numPr>
          <w:ilvl w:val="0"/>
          <w:numId w:val="124"/>
        </w:numPr>
      </w:pPr>
      <w:r w:rsidRPr="00DD52F7">
        <w:t>Allgemeine Administration und Erlässe: Auslandsdienstreisemanagement (Dienstpässe, Reiseberichte) Essenszuschuss, Administration der Zugangsberechtigungen zum ZMR, Amtssiegel</w:t>
      </w:r>
    </w:p>
    <w:p w14:paraId="2902AF02" w14:textId="77777777" w:rsidR="00702FF0" w:rsidRDefault="00702FF0" w:rsidP="00C4608C">
      <w:pPr>
        <w:pStyle w:val="Aufzhlungszeichen"/>
        <w:numPr>
          <w:ilvl w:val="0"/>
          <w:numId w:val="124"/>
        </w:numPr>
      </w:pPr>
      <w:r>
        <w:t>Forderungsmanagement (Eintreibung und Abschreibung offener Forderungen)</w:t>
      </w:r>
    </w:p>
    <w:p w14:paraId="6700B67E" w14:textId="77777777" w:rsidR="00702FF0" w:rsidRDefault="00702FF0" w:rsidP="00C4608C">
      <w:pPr>
        <w:pStyle w:val="Aufzhlungszeichen"/>
        <w:numPr>
          <w:ilvl w:val="0"/>
          <w:numId w:val="124"/>
        </w:numPr>
      </w:pPr>
      <w:r>
        <w:t>Versicherungs- und Haftungsangelegenheiten</w:t>
      </w:r>
    </w:p>
    <w:p w14:paraId="2165E6A7" w14:textId="77777777" w:rsidR="00702FF0" w:rsidRDefault="00702FF0" w:rsidP="00C4608C">
      <w:pPr>
        <w:pStyle w:val="Aufzhlungszeichen"/>
        <w:numPr>
          <w:ilvl w:val="0"/>
          <w:numId w:val="124"/>
        </w:numPr>
      </w:pPr>
      <w:r>
        <w:t>Verwaltung von Infrastrukturthemen (z. B. Garagenbewilligungen, Bibliotheksanforderungen)</w:t>
      </w:r>
    </w:p>
    <w:p w14:paraId="05AD29BF" w14:textId="6B0BBA1B" w:rsidR="00AC3610" w:rsidRPr="00AC3610" w:rsidRDefault="00702FF0" w:rsidP="00AC3610">
      <w:pPr>
        <w:pStyle w:val="Aufzhlungszeichen"/>
        <w:numPr>
          <w:ilvl w:val="0"/>
          <w:numId w:val="124"/>
        </w:numPr>
      </w:pPr>
      <w:r>
        <w:t>Administration von EU-Notifikationen</w:t>
      </w:r>
      <w:bookmarkStart w:id="126" w:name="_Toc198197156"/>
    </w:p>
    <w:p w14:paraId="2CCE3EFC" w14:textId="340E6A9C" w:rsidR="00702FF0" w:rsidRPr="004933FA" w:rsidRDefault="00702FF0" w:rsidP="00AC3610">
      <w:pPr>
        <w:pStyle w:val="3nummeriert"/>
      </w:pPr>
      <w:bookmarkStart w:id="127" w:name="_Toc226466583"/>
      <w:r w:rsidRPr="00F63AF0">
        <w:t>Referat Rechtsangelegenheiten und Verwaltungsservice (Präs/1a</w:t>
      </w:r>
      <w:bookmarkEnd w:id="126"/>
      <w:r w:rsidR="00AC3610">
        <w:t>)</w:t>
      </w:r>
      <w:bookmarkEnd w:id="127"/>
      <w:r w:rsidR="00C4608C">
        <w:br/>
      </w:r>
    </w:p>
    <w:p w14:paraId="7F1D6F87" w14:textId="77777777" w:rsidR="004933FA" w:rsidRPr="004933FA" w:rsidRDefault="004933FA" w:rsidP="00C4608C">
      <w:pPr>
        <w:spacing w:after="0"/>
        <w:rPr>
          <w:rFonts w:eastAsia="Times New Roman" w:cs="Calibri"/>
          <w:lang w:eastAsia="de-AT"/>
          <w14:numForm w14:val="default"/>
        </w:rPr>
      </w:pPr>
      <w:r w:rsidRPr="004933FA">
        <w:rPr>
          <w:rFonts w:eastAsia="Times New Roman" w:cs="Calibri"/>
          <w:b/>
          <w:bCs/>
          <w:lang w:eastAsia="de-AT"/>
          <w14:numForm w14:val="default"/>
        </w:rPr>
        <w:t>Haftungs- und Disziplinarangelegenheiten</w:t>
      </w:r>
    </w:p>
    <w:p w14:paraId="274C9511" w14:textId="77777777" w:rsidR="004933FA" w:rsidRPr="004933FA" w:rsidRDefault="004933FA" w:rsidP="00C4608C">
      <w:pPr>
        <w:numPr>
          <w:ilvl w:val="0"/>
          <w:numId w:val="148"/>
        </w:numPr>
        <w:spacing w:after="0"/>
        <w:rPr>
          <w:rFonts w:eastAsia="Times New Roman" w:cs="Calibri"/>
          <w:lang w:eastAsia="de-AT"/>
          <w14:numForm w14:val="default"/>
        </w:rPr>
      </w:pPr>
      <w:r w:rsidRPr="004933FA">
        <w:rPr>
          <w:rFonts w:eastAsia="Times New Roman" w:cs="Calibri"/>
          <w:lang w:eastAsia="de-AT"/>
          <w14:numForm w14:val="default"/>
        </w:rPr>
        <w:lastRenderedPageBreak/>
        <w:t xml:space="preserve">Abwicklung von Schadenersatz-, Amtshaftungs- und Organhaftpflichtverfahren </w:t>
      </w:r>
    </w:p>
    <w:p w14:paraId="3FFF6CF1" w14:textId="77777777" w:rsidR="004933FA" w:rsidRPr="004933FA" w:rsidRDefault="004933FA" w:rsidP="00C4608C">
      <w:pPr>
        <w:numPr>
          <w:ilvl w:val="0"/>
          <w:numId w:val="148"/>
        </w:numPr>
        <w:spacing w:after="0"/>
        <w:rPr>
          <w:rFonts w:eastAsia="Times New Roman" w:cs="Calibri"/>
          <w:lang w:eastAsia="de-AT"/>
          <w14:numForm w14:val="default"/>
        </w:rPr>
      </w:pPr>
      <w:r w:rsidRPr="004933FA">
        <w:rPr>
          <w:rFonts w:eastAsia="Times New Roman" w:cs="Calibri"/>
          <w:lang w:eastAsia="de-AT"/>
          <w14:numForm w14:val="default"/>
        </w:rPr>
        <w:t xml:space="preserve">Durchführung und Begleitung von Disziplinarverfahren </w:t>
      </w:r>
    </w:p>
    <w:p w14:paraId="45032321" w14:textId="0D67D8FB" w:rsidR="004933FA" w:rsidRDefault="004933FA" w:rsidP="00C4608C">
      <w:pPr>
        <w:numPr>
          <w:ilvl w:val="0"/>
          <w:numId w:val="148"/>
        </w:numPr>
        <w:spacing w:after="0"/>
        <w:rPr>
          <w:rFonts w:eastAsia="Times New Roman" w:cs="Calibri"/>
          <w:lang w:eastAsia="de-AT"/>
          <w14:numForm w14:val="default"/>
        </w:rPr>
      </w:pPr>
      <w:r w:rsidRPr="004933FA">
        <w:rPr>
          <w:rFonts w:eastAsia="Times New Roman" w:cs="Calibri"/>
          <w:lang w:eastAsia="de-AT"/>
          <w14:numForm w14:val="default"/>
        </w:rPr>
        <w:t xml:space="preserve">Schnittstellenfunktion zur Finanzprokuratur </w:t>
      </w:r>
    </w:p>
    <w:p w14:paraId="37F49DC0" w14:textId="77777777" w:rsidR="00C4608C" w:rsidRPr="004933FA" w:rsidRDefault="00C4608C" w:rsidP="00C4608C">
      <w:pPr>
        <w:spacing w:after="0"/>
        <w:ind w:left="720"/>
        <w:rPr>
          <w:rFonts w:eastAsia="Times New Roman" w:cs="Calibri"/>
          <w:lang w:eastAsia="de-AT"/>
          <w14:numForm w14:val="default"/>
        </w:rPr>
      </w:pPr>
    </w:p>
    <w:p w14:paraId="764BEEC5" w14:textId="77777777" w:rsidR="00702FF0" w:rsidRPr="00702FF0" w:rsidRDefault="00702FF0" w:rsidP="00C4608C">
      <w:pPr>
        <w:spacing w:after="0"/>
        <w:rPr>
          <w:rFonts w:eastAsia="Times New Roman" w:cs="Calibri"/>
          <w:lang w:eastAsia="de-AT"/>
          <w14:numForm w14:val="default"/>
        </w:rPr>
      </w:pPr>
      <w:r w:rsidRPr="00702FF0">
        <w:rPr>
          <w:rFonts w:eastAsia="Times New Roman" w:cs="Calibri"/>
          <w:b/>
          <w:bCs/>
          <w:lang w:eastAsia="de-AT"/>
          <w14:numForm w14:val="default"/>
        </w:rPr>
        <w:t>Vergabe-, Vertrags- und Datenschutzrecht</w:t>
      </w:r>
    </w:p>
    <w:p w14:paraId="3434F81E" w14:textId="74D04DF7" w:rsidR="004933FA" w:rsidRPr="004933FA" w:rsidRDefault="004933FA" w:rsidP="00C4608C">
      <w:pPr>
        <w:numPr>
          <w:ilvl w:val="0"/>
          <w:numId w:val="149"/>
        </w:numPr>
        <w:spacing w:after="0"/>
        <w:rPr>
          <w:rFonts w:eastAsia="Times New Roman" w:cs="Calibri"/>
          <w:lang w:eastAsia="de-AT"/>
          <w14:numForm w14:val="default"/>
        </w:rPr>
      </w:pPr>
      <w:r w:rsidRPr="004933FA">
        <w:rPr>
          <w:rFonts w:eastAsia="Times New Roman" w:cs="Calibri"/>
          <w:lang w:eastAsia="de-AT"/>
          <w14:numForm w14:val="default"/>
        </w:rPr>
        <w:t xml:space="preserve">Prüfung und rechtliche Bewertung von Verträgen </w:t>
      </w:r>
    </w:p>
    <w:p w14:paraId="6F1F608D" w14:textId="77777777" w:rsidR="004933FA" w:rsidRDefault="004933FA" w:rsidP="00C4608C">
      <w:pPr>
        <w:numPr>
          <w:ilvl w:val="0"/>
          <w:numId w:val="149"/>
        </w:numPr>
        <w:spacing w:after="0"/>
        <w:rPr>
          <w:rFonts w:eastAsia="Times New Roman" w:cs="Calibri"/>
          <w:lang w:eastAsia="de-AT"/>
          <w14:numForm w14:val="default"/>
        </w:rPr>
      </w:pPr>
      <w:r w:rsidRPr="004933FA">
        <w:rPr>
          <w:rFonts w:eastAsia="Times New Roman" w:cs="Calibri"/>
          <w:lang w:eastAsia="de-AT"/>
          <w14:numForm w14:val="default"/>
        </w:rPr>
        <w:t xml:space="preserve">Beratung und Abwicklung im Rahmen des Bundesvergabegesetzes </w:t>
      </w:r>
    </w:p>
    <w:p w14:paraId="7F800E1A" w14:textId="11A4CD77" w:rsidR="00702FF0" w:rsidRDefault="00702FF0" w:rsidP="00C4608C">
      <w:pPr>
        <w:numPr>
          <w:ilvl w:val="0"/>
          <w:numId w:val="149"/>
        </w:numPr>
        <w:spacing w:after="0"/>
        <w:rPr>
          <w:rFonts w:eastAsia="Times New Roman" w:cs="Calibri"/>
          <w:lang w:eastAsia="de-AT"/>
          <w14:numForm w14:val="default"/>
        </w:rPr>
      </w:pPr>
      <w:r w:rsidRPr="00702FF0">
        <w:rPr>
          <w:rFonts w:eastAsia="Times New Roman" w:cs="Calibri"/>
          <w:lang w:eastAsia="de-AT"/>
          <w14:numForm w14:val="default"/>
        </w:rPr>
        <w:t xml:space="preserve">Wahrnehmung der </w:t>
      </w:r>
      <w:r>
        <w:rPr>
          <w:rFonts w:eastAsia="Times New Roman" w:cs="Calibri"/>
          <w:lang w:eastAsia="de-AT"/>
          <w14:numForm w14:val="default"/>
        </w:rPr>
        <w:t>Aufgaben im Datenschutz</w:t>
      </w:r>
      <w:r w:rsidRPr="00702FF0">
        <w:rPr>
          <w:rFonts w:eastAsia="Times New Roman" w:cs="Calibri"/>
          <w:lang w:eastAsia="de-AT"/>
          <w14:numForm w14:val="default"/>
        </w:rPr>
        <w:t xml:space="preserve"> (inkl. Datenschutzbeauftragte/r)</w:t>
      </w:r>
    </w:p>
    <w:p w14:paraId="08BF6414" w14:textId="77777777" w:rsidR="00C4608C" w:rsidRPr="004933FA" w:rsidRDefault="00C4608C" w:rsidP="00C4608C">
      <w:pPr>
        <w:spacing w:after="0"/>
        <w:ind w:left="720"/>
        <w:rPr>
          <w:rFonts w:eastAsia="Times New Roman" w:cs="Calibri"/>
          <w:lang w:eastAsia="de-AT"/>
          <w14:numForm w14:val="default"/>
        </w:rPr>
      </w:pPr>
    </w:p>
    <w:p w14:paraId="21C7F045" w14:textId="77777777" w:rsidR="004933FA" w:rsidRPr="004933FA" w:rsidRDefault="004933FA" w:rsidP="00C4608C">
      <w:pPr>
        <w:spacing w:after="0"/>
        <w:rPr>
          <w:rFonts w:eastAsia="Times New Roman" w:cs="Calibri"/>
          <w:lang w:eastAsia="de-AT"/>
          <w14:numForm w14:val="default"/>
        </w:rPr>
      </w:pPr>
      <w:r w:rsidRPr="004933FA">
        <w:rPr>
          <w:rFonts w:eastAsia="Times New Roman" w:cs="Calibri"/>
          <w:b/>
          <w:bCs/>
          <w:lang w:eastAsia="de-AT"/>
          <w14:numForm w14:val="default"/>
        </w:rPr>
        <w:t>Rechtsberatung und Kommunikation</w:t>
      </w:r>
    </w:p>
    <w:p w14:paraId="2E85D0F2" w14:textId="77777777" w:rsidR="008C065D" w:rsidRDefault="004933FA" w:rsidP="00C4608C">
      <w:pPr>
        <w:numPr>
          <w:ilvl w:val="0"/>
          <w:numId w:val="150"/>
        </w:numPr>
        <w:spacing w:after="0"/>
        <w:rPr>
          <w:rFonts w:eastAsia="Times New Roman" w:cs="Calibri"/>
          <w:lang w:eastAsia="de-AT"/>
          <w14:numForm w14:val="default"/>
        </w:rPr>
      </w:pPr>
      <w:r w:rsidRPr="004933FA">
        <w:rPr>
          <w:rFonts w:eastAsia="Times New Roman" w:cs="Calibri"/>
          <w:lang w:eastAsia="de-AT"/>
          <w14:numForm w14:val="default"/>
        </w:rPr>
        <w:t xml:space="preserve">Umfassende Rechtsberatung sowie Erstellung von Gutachten </w:t>
      </w:r>
    </w:p>
    <w:p w14:paraId="1E35AA29" w14:textId="77777777" w:rsidR="008C065D" w:rsidRDefault="004933FA" w:rsidP="00C4608C">
      <w:pPr>
        <w:numPr>
          <w:ilvl w:val="0"/>
          <w:numId w:val="150"/>
        </w:numPr>
        <w:spacing w:after="0"/>
        <w:rPr>
          <w:rFonts w:eastAsia="Times New Roman" w:cs="Calibri"/>
          <w:lang w:eastAsia="de-AT"/>
          <w14:numForm w14:val="default"/>
        </w:rPr>
      </w:pPr>
      <w:r w:rsidRPr="004933FA">
        <w:rPr>
          <w:rFonts w:eastAsia="Times New Roman" w:cs="Calibri"/>
          <w:lang w:eastAsia="de-AT"/>
          <w14:numForm w14:val="default"/>
        </w:rPr>
        <w:t xml:space="preserve">Redaktion der Amtsblätter für das Eich- und Vermessungswesen </w:t>
      </w:r>
    </w:p>
    <w:p w14:paraId="33B4B911" w14:textId="77777777" w:rsidR="008C065D" w:rsidRDefault="008C065D" w:rsidP="00C4608C">
      <w:pPr>
        <w:numPr>
          <w:ilvl w:val="0"/>
          <w:numId w:val="150"/>
        </w:numPr>
        <w:spacing w:after="0"/>
        <w:rPr>
          <w:rFonts w:eastAsia="Times New Roman" w:cs="Calibri"/>
          <w:lang w:eastAsia="de-AT"/>
          <w14:numForm w14:val="default"/>
        </w:rPr>
      </w:pPr>
      <w:r w:rsidRPr="00702FF0">
        <w:rPr>
          <w:rFonts w:eastAsia="Times New Roman" w:cs="Calibri"/>
          <w:lang w:eastAsia="de-AT"/>
          <w14:numForm w14:val="default"/>
        </w:rPr>
        <w:t xml:space="preserve">Erteilung von Rechtsauskünften an interne und externe Stakeholder </w:t>
      </w:r>
    </w:p>
    <w:p w14:paraId="11472B3D" w14:textId="01B91058" w:rsidR="004933FA" w:rsidRPr="004933FA" w:rsidRDefault="008C065D" w:rsidP="00C4608C">
      <w:pPr>
        <w:numPr>
          <w:ilvl w:val="0"/>
          <w:numId w:val="150"/>
        </w:numPr>
        <w:spacing w:after="0"/>
        <w:rPr>
          <w:rFonts w:eastAsia="Times New Roman" w:cs="Calibri"/>
          <w:lang w:eastAsia="de-AT"/>
          <w14:numForm w14:val="default"/>
        </w:rPr>
      </w:pPr>
      <w:r w:rsidRPr="00702FF0">
        <w:rPr>
          <w:rFonts w:eastAsia="Times New Roman" w:cs="Calibri"/>
          <w:lang w:eastAsia="de-AT"/>
          <w14:numForm w14:val="default"/>
        </w:rPr>
        <w:t>Erstellung von Stellungnahmen, insbesondere gegenüber dem zuständigen Ressort</w:t>
      </w:r>
    </w:p>
    <w:p w14:paraId="72528013" w14:textId="03D4DB07" w:rsidR="004933FA" w:rsidRDefault="004933FA" w:rsidP="00C4608C">
      <w:pPr>
        <w:numPr>
          <w:ilvl w:val="0"/>
          <w:numId w:val="150"/>
        </w:numPr>
        <w:spacing w:after="0"/>
        <w:rPr>
          <w:rFonts w:eastAsia="Times New Roman" w:cs="Calibri"/>
          <w:lang w:eastAsia="de-AT"/>
          <w14:numForm w14:val="default"/>
        </w:rPr>
      </w:pPr>
      <w:r w:rsidRPr="004933FA">
        <w:rPr>
          <w:rFonts w:eastAsia="Times New Roman" w:cs="Calibri"/>
          <w:lang w:eastAsia="de-AT"/>
          <w14:numForm w14:val="default"/>
        </w:rPr>
        <w:t xml:space="preserve">Bearbeitung parlamentarischer Anfragen </w:t>
      </w:r>
      <w:r w:rsidR="00702FF0" w:rsidRPr="00702FF0">
        <w:rPr>
          <w:rFonts w:eastAsia="Times New Roman" w:cs="Calibri"/>
          <w:lang w:eastAsia="de-AT"/>
          <w14:numForm w14:val="default"/>
        </w:rPr>
        <w:t>sowie gesetzlich erforderlicher Meldungen (z. B. KommAustria, Rechnungshof)</w:t>
      </w:r>
    </w:p>
    <w:p w14:paraId="0F2897E6" w14:textId="77777777" w:rsidR="00C4608C" w:rsidRDefault="00C4608C" w:rsidP="00C4608C">
      <w:pPr>
        <w:spacing w:after="0"/>
        <w:ind w:left="720"/>
        <w:rPr>
          <w:rFonts w:eastAsia="Times New Roman" w:cs="Calibri"/>
          <w:lang w:eastAsia="de-AT"/>
          <w14:numForm w14:val="default"/>
        </w:rPr>
      </w:pPr>
    </w:p>
    <w:p w14:paraId="3717F0C1" w14:textId="26C1FE24" w:rsidR="00702FF0" w:rsidRPr="00702FF0" w:rsidRDefault="00702FF0" w:rsidP="00C4608C">
      <w:pPr>
        <w:spacing w:after="0"/>
        <w:rPr>
          <w:rFonts w:eastAsia="Times New Roman" w:cs="Calibri"/>
          <w:lang w:eastAsia="de-AT"/>
          <w14:numForm w14:val="default"/>
        </w:rPr>
      </w:pPr>
      <w:r w:rsidRPr="00702FF0">
        <w:rPr>
          <w:rFonts w:eastAsia="Times New Roman" w:cs="Calibri"/>
          <w:b/>
          <w:bCs/>
          <w:lang w:eastAsia="de-AT"/>
          <w14:numForm w14:val="default"/>
        </w:rPr>
        <w:t>Legistik</w:t>
      </w:r>
    </w:p>
    <w:p w14:paraId="2C7BEF0F" w14:textId="77777777" w:rsidR="00702FF0" w:rsidRDefault="00702FF0" w:rsidP="00C4608C">
      <w:pPr>
        <w:numPr>
          <w:ilvl w:val="0"/>
          <w:numId w:val="152"/>
        </w:numPr>
        <w:spacing w:after="0"/>
        <w:rPr>
          <w:rFonts w:eastAsia="Times New Roman" w:cs="Calibri"/>
          <w:lang w:eastAsia="de-AT"/>
          <w14:numForm w14:val="default"/>
        </w:rPr>
      </w:pPr>
      <w:r w:rsidRPr="00702FF0">
        <w:rPr>
          <w:rFonts w:eastAsia="Times New Roman" w:cs="Calibri"/>
          <w:lang w:eastAsia="de-AT"/>
          <w14:numForm w14:val="default"/>
        </w:rPr>
        <w:t xml:space="preserve">Wahrnehmung legistischer Aufgaben (Eigen- und Fremdlegistik) sowie Prüfung von Bundes- und Landesgesetzblättern auf Relevanz für das BEV </w:t>
      </w:r>
    </w:p>
    <w:p w14:paraId="1AF1A5CB" w14:textId="6CAC76F9" w:rsidR="004E137B" w:rsidRDefault="004E137B" w:rsidP="00C4608C">
      <w:pPr>
        <w:numPr>
          <w:ilvl w:val="0"/>
          <w:numId w:val="152"/>
        </w:numPr>
        <w:spacing w:after="0"/>
        <w:rPr>
          <w:rFonts w:eastAsia="Times New Roman" w:cs="Calibri"/>
          <w:lang w:eastAsia="de-AT"/>
          <w14:numForm w14:val="default"/>
        </w:rPr>
      </w:pPr>
      <w:r w:rsidRPr="004E137B">
        <w:rPr>
          <w:rFonts w:eastAsia="Times New Roman" w:cs="Calibri"/>
          <w:lang w:eastAsia="de-AT"/>
          <w14:numForm w14:val="default"/>
        </w:rPr>
        <w:t>Erstellung und Veröffentlichung relevanter Verordnungen (z. B. Katastralgemeinden, Festpunktfeld, Agrarverfahren)</w:t>
      </w:r>
    </w:p>
    <w:p w14:paraId="4F1BC217" w14:textId="77777777" w:rsidR="00C4608C" w:rsidRPr="00702FF0" w:rsidRDefault="00C4608C" w:rsidP="00C4608C">
      <w:pPr>
        <w:spacing w:after="0"/>
        <w:ind w:left="720"/>
        <w:rPr>
          <w:rFonts w:eastAsia="Times New Roman" w:cs="Calibri"/>
          <w:lang w:eastAsia="de-AT"/>
          <w14:numForm w14:val="default"/>
        </w:rPr>
      </w:pPr>
    </w:p>
    <w:p w14:paraId="29889F64" w14:textId="3D1E688C" w:rsidR="00A20144" w:rsidRDefault="00A20144" w:rsidP="00DE619E">
      <w:pPr>
        <w:pStyle w:val="2nummeriert"/>
      </w:pPr>
      <w:bookmarkStart w:id="128" w:name="_Toc226466584"/>
      <w:r>
        <w:t>Abteilung Personalmanagement</w:t>
      </w:r>
      <w:r w:rsidR="00DC3CCF">
        <w:t xml:space="preserve"> (Präs/2)</w:t>
      </w:r>
      <w:bookmarkEnd w:id="128"/>
      <w:r w:rsidR="00C4608C">
        <w:br/>
      </w:r>
    </w:p>
    <w:p w14:paraId="49B5B9DF" w14:textId="499133F6" w:rsidR="005D0991" w:rsidRDefault="005D0991" w:rsidP="00C4608C">
      <w:pPr>
        <w:spacing w:after="0"/>
      </w:pPr>
      <w:r>
        <w:t>Die Abteilung Personalmanagement verantwortet die ganzheitliche Steuerung und Administration aller personalbezogenen Angelegenheiten im BEV. Sie stellt die rechtskonforme Umsetzung dienst- und besoldungsrechtlicher Vorgaben sicher und unterstützt Führungskräfte sowie Mitarbeitende in allen personalrelevanten Fragestellungen. Darüber hinaus trägt die Abteilung wesentlich zur Sicherstellung eines modernen, fairen und leistungsorientierten Arbeitsumfelds bei und fördert die nachhaltige Entwicklung der Organisation.</w:t>
      </w:r>
    </w:p>
    <w:p w14:paraId="0483C486" w14:textId="77777777" w:rsidR="00C4608C" w:rsidRDefault="00C4608C" w:rsidP="00C4608C">
      <w:pPr>
        <w:spacing w:after="0"/>
      </w:pPr>
    </w:p>
    <w:p w14:paraId="3EC05707" w14:textId="77777777" w:rsidR="00BA3331" w:rsidRPr="005D0991" w:rsidRDefault="00BA3331" w:rsidP="00C4608C">
      <w:pPr>
        <w:spacing w:after="0"/>
      </w:pPr>
    </w:p>
    <w:p w14:paraId="673205E9" w14:textId="77777777" w:rsidR="00D868A7" w:rsidRPr="00D868A7" w:rsidRDefault="00D868A7" w:rsidP="00C4608C">
      <w:pPr>
        <w:pStyle w:val="3nummeriert"/>
        <w:spacing w:before="0"/>
      </w:pPr>
      <w:bookmarkStart w:id="129" w:name="_Toc226466585"/>
      <w:r w:rsidRPr="00D868A7">
        <w:t>Stab der Abteilung Präs/2</w:t>
      </w:r>
      <w:bookmarkEnd w:id="129"/>
    </w:p>
    <w:p w14:paraId="02CF8B3B" w14:textId="77777777" w:rsidR="005D0991" w:rsidRDefault="005D0991" w:rsidP="00C4608C">
      <w:pPr>
        <w:spacing w:after="0"/>
        <w:ind w:left="720"/>
        <w:contextualSpacing/>
        <w:rPr>
          <w:b/>
          <w:bCs/>
        </w:rPr>
      </w:pPr>
    </w:p>
    <w:p w14:paraId="085B5CDA" w14:textId="67944DDA" w:rsidR="005D0991" w:rsidRPr="00055AFB" w:rsidRDefault="005D0991" w:rsidP="00C4608C">
      <w:pPr>
        <w:spacing w:after="0"/>
        <w:contextualSpacing/>
        <w:rPr>
          <w:b/>
          <w:bCs/>
        </w:rPr>
      </w:pPr>
      <w:r w:rsidRPr="005D0991">
        <w:rPr>
          <w:b/>
          <w:bCs/>
        </w:rPr>
        <w:t>Personaladministration und -entwicklung</w:t>
      </w:r>
    </w:p>
    <w:p w14:paraId="3405BFBC" w14:textId="77777777" w:rsidR="005D0991" w:rsidRDefault="005D0991" w:rsidP="00C4608C">
      <w:pPr>
        <w:pStyle w:val="Listenabsatz"/>
        <w:numPr>
          <w:ilvl w:val="0"/>
          <w:numId w:val="154"/>
        </w:numPr>
        <w:spacing w:after="0"/>
      </w:pPr>
      <w:r>
        <w:t>Abwicklung von Betrauungen, Ernennungen, Überstellungen sowie Versetzungen und Dienstzuteilungen</w:t>
      </w:r>
    </w:p>
    <w:p w14:paraId="5B994D09" w14:textId="77777777" w:rsidR="005D0991" w:rsidRDefault="005D0991" w:rsidP="00C4608C">
      <w:pPr>
        <w:pStyle w:val="Listenabsatz"/>
        <w:numPr>
          <w:ilvl w:val="0"/>
          <w:numId w:val="154"/>
        </w:numPr>
        <w:spacing w:after="0"/>
      </w:pPr>
      <w:r>
        <w:lastRenderedPageBreak/>
        <w:t>Verwaltung von Leistungsprämien, Belohnungen sowie Ehrungen (Ehrenzeichen, Berufstitel, Dankschreiben)</w:t>
      </w:r>
    </w:p>
    <w:p w14:paraId="232D45E3" w14:textId="77777777" w:rsidR="005D0991" w:rsidRDefault="005D0991" w:rsidP="00C4608C">
      <w:pPr>
        <w:pStyle w:val="Listenabsatz"/>
        <w:numPr>
          <w:ilvl w:val="0"/>
          <w:numId w:val="154"/>
        </w:numPr>
        <w:spacing w:after="0"/>
      </w:pPr>
      <w:r>
        <w:t>Betreuung von Nebenbeschäftigungen und Social-Media-Aktivitäten</w:t>
      </w:r>
    </w:p>
    <w:p w14:paraId="1ADED35C" w14:textId="77777777" w:rsidR="005D0991" w:rsidRDefault="005D0991" w:rsidP="00C4608C">
      <w:pPr>
        <w:spacing w:after="0"/>
        <w:ind w:left="720"/>
        <w:contextualSpacing/>
      </w:pPr>
    </w:p>
    <w:p w14:paraId="6A24BDE5" w14:textId="1832E52A" w:rsidR="005D0991" w:rsidRPr="005D0991" w:rsidRDefault="005D0991" w:rsidP="00C4608C">
      <w:pPr>
        <w:spacing w:after="0"/>
        <w:contextualSpacing/>
        <w:rPr>
          <w:b/>
          <w:bCs/>
        </w:rPr>
      </w:pPr>
      <w:r w:rsidRPr="005D0991">
        <w:rPr>
          <w:b/>
          <w:bCs/>
        </w:rPr>
        <w:t>Dienst- und Besoldungsrecht</w:t>
      </w:r>
    </w:p>
    <w:p w14:paraId="1E95FC7E" w14:textId="77777777" w:rsidR="005D0991" w:rsidRDefault="005D0991" w:rsidP="00C4608C">
      <w:pPr>
        <w:pStyle w:val="Listenabsatz"/>
        <w:numPr>
          <w:ilvl w:val="0"/>
          <w:numId w:val="155"/>
        </w:numPr>
        <w:spacing w:after="0"/>
      </w:pPr>
      <w:r>
        <w:t>Beratung in dienst- und besoldungsrechtlichen Fragestellungen</w:t>
      </w:r>
    </w:p>
    <w:p w14:paraId="7B0442BD" w14:textId="77777777" w:rsidR="005D0991" w:rsidRDefault="005D0991" w:rsidP="00C4608C">
      <w:pPr>
        <w:pStyle w:val="Listenabsatz"/>
        <w:numPr>
          <w:ilvl w:val="0"/>
          <w:numId w:val="155"/>
        </w:numPr>
        <w:spacing w:after="0"/>
      </w:pPr>
      <w:r>
        <w:t>Abwicklung von Zulagen, Nebengebühren sowie Angelegenheiten der Bundespensionskasse</w:t>
      </w:r>
    </w:p>
    <w:p w14:paraId="1451CD54" w14:textId="752326CD" w:rsidR="005D0991" w:rsidRDefault="005D0991" w:rsidP="00C4608C">
      <w:pPr>
        <w:pStyle w:val="Listenabsatz"/>
        <w:numPr>
          <w:ilvl w:val="0"/>
          <w:numId w:val="155"/>
        </w:numPr>
        <w:spacing w:after="0"/>
      </w:pPr>
      <w:r>
        <w:t>Ausstellung von Dienstgeberbestätigungen (z. B. Dienstzeugnisse, Praktikumsbestätigungen)</w:t>
      </w:r>
    </w:p>
    <w:p w14:paraId="5E8D377E" w14:textId="77777777" w:rsidR="00C4608C" w:rsidRDefault="00C4608C" w:rsidP="00C4608C">
      <w:pPr>
        <w:pStyle w:val="Listenabsatz"/>
        <w:numPr>
          <w:ilvl w:val="0"/>
          <w:numId w:val="0"/>
        </w:numPr>
        <w:spacing w:after="0"/>
        <w:ind w:left="1080"/>
      </w:pPr>
    </w:p>
    <w:p w14:paraId="01358BA8" w14:textId="30797F7D" w:rsidR="005D0991" w:rsidRPr="00055AFB" w:rsidRDefault="005D0991" w:rsidP="00C4608C">
      <w:pPr>
        <w:spacing w:after="0"/>
        <w:contextualSpacing/>
        <w:rPr>
          <w:b/>
          <w:bCs/>
        </w:rPr>
      </w:pPr>
      <w:r>
        <w:rPr>
          <w:b/>
          <w:bCs/>
        </w:rPr>
        <w:t>Dienstzeit</w:t>
      </w:r>
    </w:p>
    <w:p w14:paraId="7E3B4A86" w14:textId="77777777" w:rsidR="005D0991" w:rsidRDefault="005D0991" w:rsidP="00C4608C">
      <w:pPr>
        <w:pStyle w:val="Listenabsatz"/>
        <w:numPr>
          <w:ilvl w:val="0"/>
          <w:numId w:val="156"/>
        </w:numPr>
        <w:spacing w:after="0"/>
      </w:pPr>
      <w:r>
        <w:t>Management von Fehlzeiten, Dienstfreistellungen und Sonderurlauben</w:t>
      </w:r>
    </w:p>
    <w:p w14:paraId="43A6F41C" w14:textId="77777777" w:rsidR="005D0991" w:rsidRDefault="005D0991" w:rsidP="00C4608C">
      <w:pPr>
        <w:pStyle w:val="Listenabsatz"/>
        <w:numPr>
          <w:ilvl w:val="0"/>
          <w:numId w:val="156"/>
        </w:numPr>
        <w:spacing w:after="0"/>
      </w:pPr>
      <w:r>
        <w:t>Regelungen zu Teilzeit, Wochendienstzeit, Herabsetzungen und Wiedereingliederungsteilzeit</w:t>
      </w:r>
    </w:p>
    <w:p w14:paraId="76EFBE18" w14:textId="77777777" w:rsidR="005D0991" w:rsidRDefault="005D0991" w:rsidP="00C4608C">
      <w:pPr>
        <w:pStyle w:val="Listenabsatz"/>
        <w:numPr>
          <w:ilvl w:val="0"/>
          <w:numId w:val="156"/>
        </w:numPr>
        <w:spacing w:after="0"/>
      </w:pPr>
      <w:r>
        <w:t>Betreuung von Präsenz-, Zivil- und Milizdienstangelegenheiten</w:t>
      </w:r>
    </w:p>
    <w:p w14:paraId="665C9C72" w14:textId="77777777" w:rsidR="005D0991" w:rsidRDefault="005D0991" w:rsidP="00C4608C">
      <w:pPr>
        <w:spacing w:after="0"/>
        <w:ind w:left="720"/>
        <w:contextualSpacing/>
      </w:pPr>
    </w:p>
    <w:p w14:paraId="0CE7A986" w14:textId="2A917117" w:rsidR="005D0991" w:rsidRPr="00055AFB" w:rsidRDefault="005D0991" w:rsidP="00C4608C">
      <w:pPr>
        <w:spacing w:after="0"/>
        <w:contextualSpacing/>
        <w:rPr>
          <w:b/>
          <w:bCs/>
        </w:rPr>
      </w:pPr>
      <w:r w:rsidRPr="005D0991">
        <w:rPr>
          <w:b/>
          <w:bCs/>
        </w:rPr>
        <w:t>Soziale und personenbezogene Angelegenheiten</w:t>
      </w:r>
    </w:p>
    <w:p w14:paraId="2E5F334D" w14:textId="77777777" w:rsidR="005D0991" w:rsidRDefault="005D0991" w:rsidP="00C4608C">
      <w:pPr>
        <w:pStyle w:val="Listenabsatz"/>
        <w:numPr>
          <w:ilvl w:val="0"/>
          <w:numId w:val="157"/>
        </w:numPr>
        <w:spacing w:after="0"/>
      </w:pPr>
      <w:r>
        <w:t>Betreuung von Gleichbehandlungs- und Behindertenangelegenheiten</w:t>
      </w:r>
    </w:p>
    <w:p w14:paraId="153FDE9A" w14:textId="77777777" w:rsidR="005D0991" w:rsidRDefault="005D0991" w:rsidP="00C4608C">
      <w:pPr>
        <w:pStyle w:val="Listenabsatz"/>
        <w:numPr>
          <w:ilvl w:val="0"/>
          <w:numId w:val="157"/>
        </w:numPr>
        <w:spacing w:after="0"/>
      </w:pPr>
      <w:r>
        <w:t>Abwicklung von Mutterschutz- und Karenzregelungen</w:t>
      </w:r>
    </w:p>
    <w:p w14:paraId="4E4B7450" w14:textId="77777777" w:rsidR="005D0991" w:rsidRDefault="005D0991" w:rsidP="00C4608C">
      <w:pPr>
        <w:pStyle w:val="Listenabsatz"/>
        <w:numPr>
          <w:ilvl w:val="0"/>
          <w:numId w:val="157"/>
        </w:numPr>
        <w:spacing w:after="0"/>
      </w:pPr>
      <w:r>
        <w:t>Verwaltung von Dienstunfällen sowie Naturalwohnungen</w:t>
      </w:r>
    </w:p>
    <w:p w14:paraId="3FBA0E02" w14:textId="77777777" w:rsidR="005D0991" w:rsidRDefault="005D0991" w:rsidP="00C4608C">
      <w:pPr>
        <w:pStyle w:val="Listenabsatz"/>
        <w:numPr>
          <w:ilvl w:val="0"/>
          <w:numId w:val="157"/>
        </w:numPr>
        <w:spacing w:after="0"/>
      </w:pPr>
      <w:r>
        <w:t>Führung und Pflege personenbezogener Stammdaten (z. B. Familienstand, Wohnsitz)</w:t>
      </w:r>
    </w:p>
    <w:p w14:paraId="5FB8409C" w14:textId="77777777" w:rsidR="005D0991" w:rsidRDefault="005D0991" w:rsidP="00C4608C">
      <w:pPr>
        <w:spacing w:after="0"/>
        <w:ind w:left="720"/>
        <w:contextualSpacing/>
      </w:pPr>
    </w:p>
    <w:p w14:paraId="4A3C7DD1" w14:textId="358992F3" w:rsidR="005D0991" w:rsidRPr="00055AFB" w:rsidRDefault="005D0991" w:rsidP="00C4608C">
      <w:pPr>
        <w:spacing w:after="0"/>
        <w:contextualSpacing/>
        <w:rPr>
          <w:b/>
          <w:bCs/>
        </w:rPr>
      </w:pPr>
      <w:r w:rsidRPr="005D0991">
        <w:rPr>
          <w:b/>
          <w:bCs/>
        </w:rPr>
        <w:t>Administrative Services</w:t>
      </w:r>
    </w:p>
    <w:p w14:paraId="0519A380" w14:textId="0DB39D63" w:rsidR="00D868A7" w:rsidRDefault="005D0991" w:rsidP="00C4608C">
      <w:pPr>
        <w:pStyle w:val="Listenabsatz"/>
        <w:numPr>
          <w:ilvl w:val="0"/>
          <w:numId w:val="158"/>
        </w:numPr>
        <w:spacing w:after="0"/>
      </w:pPr>
      <w:r>
        <w:t>Ausstellung von Dienstausweisen und Besucherkarten</w:t>
      </w:r>
    </w:p>
    <w:p w14:paraId="533B6EBA" w14:textId="77777777" w:rsidR="00DC3CCF" w:rsidRDefault="00DC3CCF" w:rsidP="00DC3CCF">
      <w:pPr>
        <w:pStyle w:val="Listenabsatz"/>
        <w:numPr>
          <w:ilvl w:val="0"/>
          <w:numId w:val="0"/>
        </w:numPr>
        <w:spacing w:after="0"/>
        <w:ind w:left="1080"/>
      </w:pPr>
    </w:p>
    <w:p w14:paraId="496FD47C" w14:textId="77777777" w:rsidR="00C4608C" w:rsidRPr="00D868A7" w:rsidRDefault="00C4608C" w:rsidP="00C4608C">
      <w:pPr>
        <w:pStyle w:val="Listenabsatz"/>
        <w:numPr>
          <w:ilvl w:val="0"/>
          <w:numId w:val="0"/>
        </w:numPr>
        <w:spacing w:after="0"/>
        <w:ind w:left="1080"/>
      </w:pPr>
    </w:p>
    <w:p w14:paraId="380CB625" w14:textId="51BDE0F0" w:rsidR="005D0991" w:rsidRDefault="00D868A7" w:rsidP="00C4608C">
      <w:pPr>
        <w:pStyle w:val="3nummeriert"/>
        <w:spacing w:before="0"/>
      </w:pPr>
      <w:bookmarkStart w:id="130" w:name="_Toc226466586"/>
      <w:r w:rsidRPr="00D868A7">
        <w:t>Referat Besoldung und Dienstreisen – Servicestelle (Präs/2a)</w:t>
      </w:r>
      <w:bookmarkEnd w:id="130"/>
    </w:p>
    <w:p w14:paraId="082373DB" w14:textId="77777777" w:rsidR="00055AFB" w:rsidRPr="00055AFB" w:rsidRDefault="00055AFB" w:rsidP="00C4608C">
      <w:pPr>
        <w:spacing w:after="0"/>
      </w:pPr>
    </w:p>
    <w:p w14:paraId="255323F8" w14:textId="77777777" w:rsidR="005D0991" w:rsidRPr="005D0991" w:rsidRDefault="005D0991" w:rsidP="00C4608C">
      <w:pPr>
        <w:spacing w:after="0"/>
      </w:pPr>
      <w:r w:rsidRPr="005D0991">
        <w:rPr>
          <w:b/>
          <w:bCs/>
        </w:rPr>
        <w:t>Besoldung und Abrechnung</w:t>
      </w:r>
    </w:p>
    <w:p w14:paraId="0197ADD3" w14:textId="77777777" w:rsidR="005D0991" w:rsidRPr="005D0991" w:rsidRDefault="005D0991" w:rsidP="00C4608C">
      <w:pPr>
        <w:numPr>
          <w:ilvl w:val="0"/>
          <w:numId w:val="159"/>
        </w:numPr>
        <w:spacing w:after="0"/>
      </w:pPr>
      <w:r w:rsidRPr="005D0991">
        <w:t xml:space="preserve">Durchführung der Bezugsanweisung sowie Abwicklung von Überstunden, Nebengebühren und Zuteilungsgebühren </w:t>
      </w:r>
    </w:p>
    <w:p w14:paraId="32F42B21" w14:textId="77777777" w:rsidR="005D0991" w:rsidRPr="005D0991" w:rsidRDefault="005D0991" w:rsidP="00C4608C">
      <w:pPr>
        <w:numPr>
          <w:ilvl w:val="0"/>
          <w:numId w:val="159"/>
        </w:numPr>
        <w:spacing w:after="0"/>
      </w:pPr>
      <w:r w:rsidRPr="005D0991">
        <w:t xml:space="preserve">Bearbeitung von Zuschüssen und steuerlichen Begünstigungen (z. B. Kinderzuschuss, Pendlerpauschale, Absetzbeträge) </w:t>
      </w:r>
    </w:p>
    <w:p w14:paraId="5C2762A9" w14:textId="77777777" w:rsidR="005D0991" w:rsidRPr="005D0991" w:rsidRDefault="005D0991" w:rsidP="00C4608C">
      <w:pPr>
        <w:numPr>
          <w:ilvl w:val="0"/>
          <w:numId w:val="159"/>
        </w:numPr>
        <w:spacing w:after="0"/>
      </w:pPr>
      <w:r w:rsidRPr="005D0991">
        <w:t xml:space="preserve">Abwicklung von Bezugs- und Gehaltsvorschüssen sowie Geldaushilfen </w:t>
      </w:r>
    </w:p>
    <w:p w14:paraId="6E00D248" w14:textId="77777777" w:rsidR="005D0991" w:rsidRPr="005D0991" w:rsidRDefault="005D0991" w:rsidP="00C4608C">
      <w:pPr>
        <w:numPr>
          <w:ilvl w:val="0"/>
          <w:numId w:val="159"/>
        </w:numPr>
        <w:spacing w:after="0"/>
      </w:pPr>
      <w:r w:rsidRPr="005D0991">
        <w:t xml:space="preserve">Erstellung von Lohn- und Gehaltsbestätigungen </w:t>
      </w:r>
    </w:p>
    <w:p w14:paraId="3090176F" w14:textId="77777777" w:rsidR="005D0991" w:rsidRDefault="005D0991" w:rsidP="00C4608C">
      <w:pPr>
        <w:numPr>
          <w:ilvl w:val="0"/>
          <w:numId w:val="159"/>
        </w:numPr>
        <w:spacing w:after="0"/>
      </w:pPr>
      <w:r w:rsidRPr="005D0991">
        <w:t xml:space="preserve">Durchführung von Gehaltsexekutionen und entsprechenden Vormerkungen </w:t>
      </w:r>
    </w:p>
    <w:p w14:paraId="5A66E742" w14:textId="77777777" w:rsidR="00C4608C" w:rsidRPr="005D0991" w:rsidRDefault="00C4608C" w:rsidP="00C4608C">
      <w:pPr>
        <w:spacing w:after="0"/>
        <w:ind w:left="720"/>
      </w:pPr>
    </w:p>
    <w:p w14:paraId="22DFB9CB" w14:textId="77777777" w:rsidR="005D0991" w:rsidRPr="005D0991" w:rsidRDefault="005D0991" w:rsidP="00C4608C">
      <w:pPr>
        <w:spacing w:after="0"/>
      </w:pPr>
      <w:r w:rsidRPr="005D0991">
        <w:rPr>
          <w:b/>
          <w:bCs/>
        </w:rPr>
        <w:lastRenderedPageBreak/>
        <w:t>Reisekosten und Mobilität</w:t>
      </w:r>
    </w:p>
    <w:p w14:paraId="7BE76A9F" w14:textId="77777777" w:rsidR="005D0991" w:rsidRPr="005D0991" w:rsidRDefault="005D0991" w:rsidP="00C4608C">
      <w:pPr>
        <w:numPr>
          <w:ilvl w:val="0"/>
          <w:numId w:val="160"/>
        </w:numPr>
        <w:spacing w:after="0"/>
      </w:pPr>
      <w:r w:rsidRPr="005D0991">
        <w:t xml:space="preserve">Organisation und Abrechnung von Dienstreisen </w:t>
      </w:r>
    </w:p>
    <w:p w14:paraId="77F259B5" w14:textId="77777777" w:rsidR="005D0991" w:rsidRDefault="005D0991" w:rsidP="00C4608C">
      <w:pPr>
        <w:numPr>
          <w:ilvl w:val="0"/>
          <w:numId w:val="160"/>
        </w:numPr>
        <w:spacing w:after="0"/>
      </w:pPr>
      <w:r w:rsidRPr="005D0991">
        <w:t xml:space="preserve">Verwaltung von Fahrtkostenzuschüssen </w:t>
      </w:r>
    </w:p>
    <w:p w14:paraId="10B6D52A" w14:textId="77777777" w:rsidR="00C4608C" w:rsidRPr="005D0991" w:rsidRDefault="00C4608C" w:rsidP="00C4608C">
      <w:pPr>
        <w:spacing w:after="0"/>
        <w:ind w:left="720"/>
      </w:pPr>
    </w:p>
    <w:p w14:paraId="27687003" w14:textId="77777777" w:rsidR="005D0991" w:rsidRPr="005D0991" w:rsidRDefault="005D0991" w:rsidP="00C4608C">
      <w:pPr>
        <w:spacing w:after="0"/>
      </w:pPr>
      <w:r w:rsidRPr="005D0991">
        <w:rPr>
          <w:b/>
          <w:bCs/>
        </w:rPr>
        <w:t>Controlling und Kalkulation</w:t>
      </w:r>
    </w:p>
    <w:p w14:paraId="6C9DF549" w14:textId="77777777" w:rsidR="005D0991" w:rsidRPr="005D0991" w:rsidRDefault="005D0991" w:rsidP="00C4608C">
      <w:pPr>
        <w:numPr>
          <w:ilvl w:val="0"/>
          <w:numId w:val="161"/>
        </w:numPr>
        <w:spacing w:after="0"/>
      </w:pPr>
      <w:r w:rsidRPr="005D0991">
        <w:t xml:space="preserve">Durchführung von Stundensatzberechnungen </w:t>
      </w:r>
    </w:p>
    <w:p w14:paraId="39F9E35C" w14:textId="0E00290B" w:rsidR="005D0991" w:rsidRDefault="005D0991" w:rsidP="00C4608C">
      <w:pPr>
        <w:numPr>
          <w:ilvl w:val="0"/>
          <w:numId w:val="161"/>
        </w:numPr>
        <w:spacing w:after="0"/>
      </w:pPr>
      <w:r w:rsidRPr="005D0991">
        <w:t>Unterstützung im Budgetcontrolling</w:t>
      </w:r>
    </w:p>
    <w:p w14:paraId="3FE1B3CC" w14:textId="77777777" w:rsidR="00DC3CCF" w:rsidRDefault="00DC3CCF" w:rsidP="00DC3CCF">
      <w:pPr>
        <w:spacing w:after="0"/>
        <w:ind w:left="720"/>
      </w:pPr>
    </w:p>
    <w:p w14:paraId="0E2B5E67" w14:textId="77777777" w:rsidR="00DC3CCF" w:rsidRPr="005D0991" w:rsidRDefault="00DC3CCF" w:rsidP="00DC3CCF">
      <w:pPr>
        <w:spacing w:after="0"/>
        <w:ind w:left="720"/>
      </w:pPr>
    </w:p>
    <w:p w14:paraId="052405FF" w14:textId="77777777" w:rsidR="00D868A7" w:rsidRPr="00D868A7" w:rsidRDefault="00D868A7" w:rsidP="00C4608C">
      <w:pPr>
        <w:pStyle w:val="3nummeriert"/>
        <w:spacing w:before="0"/>
        <w:rPr>
          <w:lang w:val="en-AU"/>
        </w:rPr>
      </w:pPr>
      <w:bookmarkStart w:id="131" w:name="_Toc226466587"/>
      <w:r w:rsidRPr="00D868A7">
        <w:rPr>
          <w:lang w:val="en-AU"/>
        </w:rPr>
        <w:t>Referat Personalservice und Recruiting (Präs/2b)</w:t>
      </w:r>
      <w:bookmarkEnd w:id="131"/>
    </w:p>
    <w:p w14:paraId="5206B438" w14:textId="196AEC00" w:rsidR="00D868A7" w:rsidRPr="00B020A0" w:rsidRDefault="00D868A7" w:rsidP="00C4608C">
      <w:pPr>
        <w:spacing w:after="0"/>
        <w:ind w:left="720"/>
        <w:contextualSpacing/>
        <w:rPr>
          <w:lang w:val="en-US"/>
        </w:rPr>
      </w:pPr>
    </w:p>
    <w:p w14:paraId="05350723" w14:textId="4991D389" w:rsidR="00055AFB" w:rsidRPr="005D0991" w:rsidRDefault="005D0991" w:rsidP="00C4608C">
      <w:pPr>
        <w:spacing w:after="0"/>
        <w:contextualSpacing/>
        <w:rPr>
          <w:b/>
          <w:bCs/>
        </w:rPr>
      </w:pPr>
      <w:r w:rsidRPr="005D0991">
        <w:rPr>
          <w:b/>
          <w:bCs/>
        </w:rPr>
        <w:t>Recruiting und Personalgewinnung</w:t>
      </w:r>
    </w:p>
    <w:p w14:paraId="208D44B5" w14:textId="77777777" w:rsidR="005D0991" w:rsidRPr="005D0991" w:rsidRDefault="005D0991" w:rsidP="00C4608C">
      <w:pPr>
        <w:numPr>
          <w:ilvl w:val="0"/>
          <w:numId w:val="162"/>
        </w:numPr>
        <w:spacing w:after="0"/>
        <w:contextualSpacing/>
      </w:pPr>
      <w:r w:rsidRPr="005D0991">
        <w:t xml:space="preserve">Planung und Durchführung interner und externer Ausschreibungen </w:t>
      </w:r>
    </w:p>
    <w:p w14:paraId="33D8FCE4" w14:textId="7085B284" w:rsidR="00055AFB" w:rsidRDefault="005D0991" w:rsidP="00C4608C">
      <w:pPr>
        <w:numPr>
          <w:ilvl w:val="0"/>
          <w:numId w:val="162"/>
        </w:numPr>
        <w:spacing w:after="0"/>
        <w:contextualSpacing/>
      </w:pPr>
      <w:r w:rsidRPr="005D0991">
        <w:t xml:space="preserve">Umsetzung von Recruiting-Maßnahmen (Personalwerbung, Kooperationen, Social Media, Messeauftritte) </w:t>
      </w:r>
    </w:p>
    <w:p w14:paraId="4A86BFF5" w14:textId="77777777" w:rsidR="00C4608C" w:rsidRPr="005D0991" w:rsidRDefault="00C4608C" w:rsidP="00C4608C">
      <w:pPr>
        <w:spacing w:after="0"/>
        <w:ind w:left="720"/>
        <w:contextualSpacing/>
      </w:pPr>
    </w:p>
    <w:p w14:paraId="627E5D19" w14:textId="6EBF90F6" w:rsidR="00055AFB" w:rsidRPr="005D0991" w:rsidRDefault="005D0991" w:rsidP="00C4608C">
      <w:pPr>
        <w:spacing w:after="0"/>
        <w:contextualSpacing/>
        <w:rPr>
          <w:b/>
          <w:bCs/>
        </w:rPr>
      </w:pPr>
      <w:r w:rsidRPr="005D0991">
        <w:rPr>
          <w:b/>
          <w:bCs/>
        </w:rPr>
        <w:t xml:space="preserve">Personalservices </w:t>
      </w:r>
    </w:p>
    <w:p w14:paraId="6456A069" w14:textId="11785FDE" w:rsidR="005D0991" w:rsidRPr="005D0991" w:rsidRDefault="005D0991" w:rsidP="00C4608C">
      <w:pPr>
        <w:numPr>
          <w:ilvl w:val="0"/>
          <w:numId w:val="163"/>
        </w:numPr>
        <w:spacing w:after="0"/>
        <w:contextualSpacing/>
      </w:pPr>
      <w:r w:rsidRPr="005D0991">
        <w:t>Onboarding, Aufnahme und Beendigung von Dienstverhältnissen und Praktika</w:t>
      </w:r>
    </w:p>
    <w:p w14:paraId="6A54B994" w14:textId="77777777" w:rsidR="005D0991" w:rsidRPr="005D0991" w:rsidRDefault="005D0991" w:rsidP="00C4608C">
      <w:pPr>
        <w:numPr>
          <w:ilvl w:val="0"/>
          <w:numId w:val="163"/>
        </w:numPr>
        <w:spacing w:after="0"/>
        <w:contextualSpacing/>
      </w:pPr>
      <w:r w:rsidRPr="005D0991">
        <w:t xml:space="preserve">Abwicklung von Ruhestands- und Pensionsangelegenheiten </w:t>
      </w:r>
    </w:p>
    <w:p w14:paraId="4F605003" w14:textId="77777777" w:rsidR="005D0991" w:rsidRDefault="005D0991" w:rsidP="00C4608C">
      <w:pPr>
        <w:numPr>
          <w:ilvl w:val="0"/>
          <w:numId w:val="163"/>
        </w:numPr>
        <w:spacing w:after="0"/>
        <w:contextualSpacing/>
      </w:pPr>
      <w:r w:rsidRPr="005D0991">
        <w:t xml:space="preserve">Organisation interner Dienstzuteilungen, Versetzungen und Telearbeit </w:t>
      </w:r>
    </w:p>
    <w:p w14:paraId="415E63F7" w14:textId="77777777" w:rsidR="00C4608C" w:rsidRPr="005D0991" w:rsidRDefault="00C4608C" w:rsidP="00C4608C">
      <w:pPr>
        <w:spacing w:after="0"/>
        <w:ind w:left="720"/>
        <w:contextualSpacing/>
      </w:pPr>
    </w:p>
    <w:p w14:paraId="3CEA567C" w14:textId="77777777" w:rsidR="005D0991" w:rsidRPr="005D0991" w:rsidRDefault="005D0991" w:rsidP="00C4608C">
      <w:pPr>
        <w:spacing w:after="0"/>
        <w:contextualSpacing/>
      </w:pPr>
      <w:r w:rsidRPr="005D0991">
        <w:rPr>
          <w:b/>
          <w:bCs/>
        </w:rPr>
        <w:t>Personalplanung und -steuerung</w:t>
      </w:r>
    </w:p>
    <w:p w14:paraId="0504B342" w14:textId="77777777" w:rsidR="005D0991" w:rsidRPr="005D0991" w:rsidRDefault="005D0991" w:rsidP="00C4608C">
      <w:pPr>
        <w:numPr>
          <w:ilvl w:val="0"/>
          <w:numId w:val="164"/>
        </w:numPr>
        <w:spacing w:after="0"/>
        <w:contextualSpacing/>
      </w:pPr>
      <w:r w:rsidRPr="005D0991">
        <w:t xml:space="preserve">Durchführung der Personalplanung und des Personalcontrollings (inkl. OM-SAP und Personalplan) </w:t>
      </w:r>
    </w:p>
    <w:p w14:paraId="205DA725" w14:textId="77777777" w:rsidR="005D0991" w:rsidRPr="005D0991" w:rsidRDefault="005D0991" w:rsidP="00C4608C">
      <w:pPr>
        <w:numPr>
          <w:ilvl w:val="0"/>
          <w:numId w:val="164"/>
        </w:numPr>
        <w:spacing w:after="0"/>
        <w:contextualSpacing/>
      </w:pPr>
      <w:r w:rsidRPr="005D0991">
        <w:t xml:space="preserve">Planung und Einbringung von Bewertungsanträgen (Arbeitsplatzbewertungen) </w:t>
      </w:r>
    </w:p>
    <w:p w14:paraId="43E20AD0" w14:textId="77777777" w:rsidR="005D0991" w:rsidRDefault="005D0991" w:rsidP="00C4608C">
      <w:pPr>
        <w:numPr>
          <w:ilvl w:val="0"/>
          <w:numId w:val="164"/>
        </w:numPr>
        <w:spacing w:after="0"/>
        <w:contextualSpacing/>
      </w:pPr>
      <w:r w:rsidRPr="005D0991">
        <w:t xml:space="preserve">Erstellung und Pflege von Arbeitsplatzbeschreibungen </w:t>
      </w:r>
    </w:p>
    <w:p w14:paraId="76C301C0" w14:textId="77777777" w:rsidR="00C4608C" w:rsidRPr="005D0991" w:rsidRDefault="00C4608C" w:rsidP="00C4608C">
      <w:pPr>
        <w:spacing w:after="0"/>
        <w:ind w:left="720"/>
        <w:contextualSpacing/>
      </w:pPr>
    </w:p>
    <w:p w14:paraId="51C59545" w14:textId="77777777" w:rsidR="005D0991" w:rsidRPr="005D0991" w:rsidRDefault="005D0991" w:rsidP="00C4608C">
      <w:pPr>
        <w:spacing w:after="0"/>
        <w:contextualSpacing/>
      </w:pPr>
      <w:r w:rsidRPr="005D0991">
        <w:rPr>
          <w:b/>
          <w:bCs/>
        </w:rPr>
        <w:t>Systeme und Datenmanagement</w:t>
      </w:r>
    </w:p>
    <w:p w14:paraId="23FC4B64" w14:textId="77777777" w:rsidR="005D0991" w:rsidRPr="005D0991" w:rsidRDefault="005D0991" w:rsidP="00C4608C">
      <w:pPr>
        <w:numPr>
          <w:ilvl w:val="0"/>
          <w:numId w:val="165"/>
        </w:numPr>
        <w:spacing w:after="0"/>
        <w:contextualSpacing/>
      </w:pPr>
      <w:r w:rsidRPr="005D0991">
        <w:t xml:space="preserve">Führung der Zeitverwaltung (ESS) </w:t>
      </w:r>
    </w:p>
    <w:p w14:paraId="6AA0CDE5" w14:textId="22E39800" w:rsidR="005D0991" w:rsidRDefault="005D0991" w:rsidP="00C4608C">
      <w:pPr>
        <w:numPr>
          <w:ilvl w:val="0"/>
          <w:numId w:val="165"/>
        </w:numPr>
        <w:spacing w:after="0"/>
        <w:contextualSpacing/>
      </w:pPr>
      <w:r w:rsidRPr="005D0991">
        <w:t>Verwaltung der Bewerberdatenbank (Vormerkdat</w:t>
      </w:r>
      <w:r>
        <w:t>ei)</w:t>
      </w:r>
    </w:p>
    <w:p w14:paraId="671241D5" w14:textId="77777777" w:rsidR="00C4608C" w:rsidRPr="00620293" w:rsidRDefault="00C4608C" w:rsidP="00C4608C">
      <w:pPr>
        <w:spacing w:after="0"/>
        <w:ind w:left="720"/>
        <w:contextualSpacing/>
      </w:pPr>
    </w:p>
    <w:p w14:paraId="2D3883EF" w14:textId="0FFB269C" w:rsidR="00C4608C" w:rsidRPr="00C4608C" w:rsidRDefault="00D868A7" w:rsidP="00C4608C">
      <w:pPr>
        <w:pStyle w:val="3nummeriert"/>
        <w:spacing w:before="0"/>
      </w:pPr>
      <w:bookmarkStart w:id="132" w:name="_Toc226466588"/>
      <w:r w:rsidRPr="00D868A7">
        <w:t>Referat Ausbildung und Personalentwicklung (Präs/2c)</w:t>
      </w:r>
      <w:bookmarkEnd w:id="132"/>
      <w:r w:rsidR="00C4608C">
        <w:br/>
      </w:r>
    </w:p>
    <w:p w14:paraId="28D5C450" w14:textId="77777777" w:rsidR="00055AFB" w:rsidRDefault="00055AFB" w:rsidP="00C4608C">
      <w:pPr>
        <w:pStyle w:val="Listenabsatz"/>
        <w:numPr>
          <w:ilvl w:val="0"/>
          <w:numId w:val="158"/>
        </w:numPr>
        <w:spacing w:after="0"/>
      </w:pPr>
      <w:r>
        <w:t>Planung, Steuerung und Evaluierung des Bildungsmanagements (inkl. jährliches Bildungsprogramm, Budget, Controlling und Reporting)</w:t>
      </w:r>
    </w:p>
    <w:p w14:paraId="2BD8F7F2" w14:textId="0AC9A5D0" w:rsidR="00055AFB" w:rsidRDefault="00055AFB" w:rsidP="00C4608C">
      <w:pPr>
        <w:pStyle w:val="Listenabsatz"/>
        <w:numPr>
          <w:ilvl w:val="0"/>
          <w:numId w:val="158"/>
        </w:numPr>
        <w:spacing w:after="0"/>
      </w:pPr>
      <w:r>
        <w:t>Organisation und Betreuung der Grundausbildung</w:t>
      </w:r>
    </w:p>
    <w:p w14:paraId="3DACD24F" w14:textId="77777777" w:rsidR="00055AFB" w:rsidRDefault="00055AFB" w:rsidP="00C4608C">
      <w:pPr>
        <w:pStyle w:val="Listenabsatz"/>
        <w:numPr>
          <w:ilvl w:val="0"/>
          <w:numId w:val="158"/>
        </w:numPr>
        <w:spacing w:after="0"/>
      </w:pPr>
      <w:r>
        <w:t>Konzeption und Umsetzung von Führungskräfteentwicklungsprogrammen sowie Speziallehrgängen</w:t>
      </w:r>
    </w:p>
    <w:p w14:paraId="2A0D00E9" w14:textId="77777777" w:rsidR="00055AFB" w:rsidRDefault="00055AFB" w:rsidP="00C4608C">
      <w:pPr>
        <w:pStyle w:val="Listenabsatz"/>
        <w:numPr>
          <w:ilvl w:val="0"/>
          <w:numId w:val="158"/>
        </w:numPr>
        <w:spacing w:after="0"/>
      </w:pPr>
      <w:r>
        <w:t>Etablierung und Betreuung von Mentoring-Programmen</w:t>
      </w:r>
    </w:p>
    <w:p w14:paraId="4FE8A6D0" w14:textId="5208452B" w:rsidR="00055AFB" w:rsidRDefault="00055AFB" w:rsidP="00C4608C">
      <w:pPr>
        <w:pStyle w:val="Listenabsatz"/>
        <w:numPr>
          <w:ilvl w:val="0"/>
          <w:numId w:val="158"/>
        </w:numPr>
        <w:spacing w:after="0"/>
      </w:pPr>
      <w:r>
        <w:lastRenderedPageBreak/>
        <w:t>Schnittstelle zur Verwaltungsakademie des Bundes</w:t>
      </w:r>
    </w:p>
    <w:p w14:paraId="2B544DEF" w14:textId="77777777" w:rsidR="00055AFB" w:rsidRDefault="00055AFB" w:rsidP="00C4608C">
      <w:pPr>
        <w:pStyle w:val="Listenabsatz"/>
        <w:numPr>
          <w:ilvl w:val="0"/>
          <w:numId w:val="158"/>
        </w:numPr>
        <w:spacing w:after="0"/>
      </w:pPr>
      <w:r>
        <w:t>Betreuung von Lehrlingsangelegenheiten und Kurzpraktika</w:t>
      </w:r>
    </w:p>
    <w:p w14:paraId="5C3E9187" w14:textId="77777777" w:rsidR="00055AFB" w:rsidRDefault="00055AFB" w:rsidP="00C4608C">
      <w:pPr>
        <w:pStyle w:val="Listenabsatz"/>
        <w:numPr>
          <w:ilvl w:val="0"/>
          <w:numId w:val="158"/>
        </w:numPr>
        <w:spacing w:after="0"/>
      </w:pPr>
      <w:r>
        <w:t>Abwicklung der Anrechnung von Vordienstzeiten (Besoldungsdienstalter)</w:t>
      </w:r>
    </w:p>
    <w:p w14:paraId="4878722F" w14:textId="1D766401" w:rsidR="00620293" w:rsidRPr="00A20144" w:rsidRDefault="00055AFB" w:rsidP="00C4608C">
      <w:pPr>
        <w:pStyle w:val="Listenabsatz"/>
        <w:numPr>
          <w:ilvl w:val="0"/>
          <w:numId w:val="158"/>
        </w:numPr>
        <w:spacing w:after="0"/>
      </w:pPr>
      <w:r>
        <w:t>Abwicklung von Dienstjubiläen</w:t>
      </w:r>
      <w:r w:rsidR="00C4608C">
        <w:br/>
      </w:r>
    </w:p>
    <w:p w14:paraId="407CAB3A" w14:textId="63BAFB96" w:rsidR="006C4D30" w:rsidRDefault="00A2171A" w:rsidP="00DE619E">
      <w:pPr>
        <w:pStyle w:val="2nummeriert"/>
      </w:pPr>
      <w:bookmarkStart w:id="133" w:name="_Toc226466589"/>
      <w:r>
        <w:t>Abteilung Wirtschafts- und Finanzmanagement (Präs/3)</w:t>
      </w:r>
      <w:bookmarkEnd w:id="133"/>
    </w:p>
    <w:p w14:paraId="7FF35111" w14:textId="77777777" w:rsidR="00BA3331" w:rsidRDefault="00BA3331" w:rsidP="00C4608C">
      <w:pPr>
        <w:spacing w:after="0"/>
      </w:pPr>
    </w:p>
    <w:p w14:paraId="39070531" w14:textId="6623A163" w:rsidR="00620293" w:rsidRPr="00620293" w:rsidRDefault="000C3649" w:rsidP="00C4608C">
      <w:pPr>
        <w:spacing w:after="0"/>
      </w:pPr>
      <w:r>
        <w:t>Die Abteilung Wirtschafts- und Finanzmanagement verantwortet die finanzielle Steuerung und ordnungsgemäße Haushaltsführung des BEV und stellt die transparente sowie effiziente Verwendung der Budgetmittel sicher. Sie umfasst die Finanzplanung, das Budget- und Finanzcontrolling, die Kosten- und Leistungsrechnung sowie das Rechnungswesen und gewährleistet eine verlässliche Entscheidungsgrundlage für die Leitung. Zudem fungiert die Abteilung als zentrale Schnittstelle zu externen Partnern und Prüfstellen und sichert durch klare Richtlinien, Controllinginstrumente und laufendes Reporting die nachhaltige wirtschaftliche Steuerung der Organisation.</w:t>
      </w:r>
      <w:r w:rsidR="00C4608C">
        <w:br/>
      </w:r>
    </w:p>
    <w:p w14:paraId="5D5F058F" w14:textId="77777777" w:rsidR="00620293" w:rsidRPr="00055AFB" w:rsidRDefault="00620293" w:rsidP="00C4608C">
      <w:pPr>
        <w:numPr>
          <w:ilvl w:val="2"/>
          <w:numId w:val="3"/>
        </w:numPr>
        <w:spacing w:after="0"/>
        <w:rPr>
          <w:b/>
          <w:sz w:val="25"/>
          <w:szCs w:val="25"/>
        </w:rPr>
      </w:pPr>
      <w:bookmarkStart w:id="134" w:name="_Toc198197172"/>
      <w:r w:rsidRPr="00055AFB">
        <w:rPr>
          <w:b/>
          <w:sz w:val="25"/>
          <w:szCs w:val="25"/>
        </w:rPr>
        <w:t>Stab der Abteilung Präs/3</w:t>
      </w:r>
      <w:bookmarkEnd w:id="134"/>
    </w:p>
    <w:p w14:paraId="0BE760FC" w14:textId="77777777" w:rsidR="00BA3331" w:rsidRDefault="00BA3331" w:rsidP="00C4608C">
      <w:pPr>
        <w:spacing w:after="0"/>
      </w:pPr>
      <w:bookmarkStart w:id="135" w:name="_Toc198197173"/>
    </w:p>
    <w:p w14:paraId="016665E0" w14:textId="021F7565" w:rsidR="00055AFB" w:rsidRDefault="00055AFB" w:rsidP="00C4608C">
      <w:pPr>
        <w:spacing w:after="0"/>
      </w:pPr>
      <w:r w:rsidRPr="00055AFB">
        <w:t>Der Stab der Abteilung Präs/3 umfasst die Zentralkanzlei als zentrale Posteingangs- und Abfertigungsstelle des BEV sowie die Betreuung des analogen Aktenarchivs. Darüber hinaus werden durch die Mitarbeitenden auch die Aufgaben der jeweiligen Abteilungskanzlei wahrgenommen und sichergestellt.</w:t>
      </w:r>
      <w:r w:rsidR="00C4608C">
        <w:br/>
      </w:r>
    </w:p>
    <w:p w14:paraId="4376D560" w14:textId="313D11FE" w:rsidR="00620293" w:rsidRDefault="00620293" w:rsidP="00C4608C">
      <w:pPr>
        <w:pStyle w:val="3nummeriert"/>
        <w:spacing w:before="0"/>
      </w:pPr>
      <w:bookmarkStart w:id="136" w:name="_Toc226466590"/>
      <w:r w:rsidRPr="00620293">
        <w:t>Referat Wirtschaftsstelle (Präs/3a)</w:t>
      </w:r>
      <w:bookmarkEnd w:id="135"/>
      <w:bookmarkEnd w:id="136"/>
      <w:r w:rsidR="00C4608C">
        <w:br/>
      </w:r>
    </w:p>
    <w:p w14:paraId="079056BB" w14:textId="77777777" w:rsidR="00055AFB" w:rsidRPr="00055AFB" w:rsidRDefault="00055AFB" w:rsidP="00C4608C">
      <w:pPr>
        <w:spacing w:after="0"/>
        <w:rPr>
          <w:rFonts w:eastAsia="Times New Roman" w:cs="Calibri"/>
          <w:lang w:eastAsia="de-AT"/>
          <w14:numForm w14:val="default"/>
        </w:rPr>
      </w:pPr>
      <w:r w:rsidRPr="00055AFB">
        <w:rPr>
          <w:rFonts w:eastAsia="Times New Roman" w:cs="Calibri"/>
          <w:b/>
          <w:bCs/>
          <w:lang w:eastAsia="de-AT"/>
          <w14:numForm w14:val="default"/>
        </w:rPr>
        <w:t>Beschaffung und Vergabe</w:t>
      </w:r>
    </w:p>
    <w:p w14:paraId="475C0951" w14:textId="77777777" w:rsidR="00055AFB" w:rsidRPr="00055AFB" w:rsidRDefault="00055AFB" w:rsidP="00C4608C">
      <w:pPr>
        <w:numPr>
          <w:ilvl w:val="0"/>
          <w:numId w:val="166"/>
        </w:numPr>
        <w:spacing w:after="0"/>
        <w:rPr>
          <w:rFonts w:eastAsia="Times New Roman" w:cs="Calibri"/>
          <w:lang w:eastAsia="de-AT"/>
          <w14:numForm w14:val="default"/>
        </w:rPr>
      </w:pPr>
      <w:r w:rsidRPr="00055AFB">
        <w:rPr>
          <w:rFonts w:eastAsia="Times New Roman" w:cs="Calibri"/>
          <w:lang w:eastAsia="de-AT"/>
          <w14:numForm w14:val="default"/>
        </w:rPr>
        <w:t xml:space="preserve">Abwicklung sämtlicher Beschaffungsvorgänge über den digitalen Anforderungsschein (inkl. Systembetreuung und Weiterentwicklung) </w:t>
      </w:r>
    </w:p>
    <w:p w14:paraId="30DE49E9" w14:textId="77777777" w:rsidR="00055AFB" w:rsidRPr="00055AFB" w:rsidRDefault="00055AFB" w:rsidP="00C4608C">
      <w:pPr>
        <w:numPr>
          <w:ilvl w:val="0"/>
          <w:numId w:val="166"/>
        </w:numPr>
        <w:spacing w:after="0"/>
        <w:rPr>
          <w:rFonts w:eastAsia="Times New Roman" w:cs="Calibri"/>
          <w:lang w:eastAsia="de-AT"/>
          <w14:numForm w14:val="default"/>
        </w:rPr>
      </w:pPr>
      <w:r w:rsidRPr="00055AFB">
        <w:rPr>
          <w:rFonts w:eastAsia="Times New Roman" w:cs="Calibri"/>
          <w:lang w:eastAsia="de-AT"/>
          <w14:numForm w14:val="default"/>
        </w:rPr>
        <w:t xml:space="preserve">Durchführung von Vergabeverfahren, Angebotseinholung und -prüfung sowie Bestellabwicklung </w:t>
      </w:r>
    </w:p>
    <w:p w14:paraId="5AC62F2F" w14:textId="77777777" w:rsidR="00055AFB" w:rsidRPr="00055AFB" w:rsidRDefault="00055AFB" w:rsidP="00C4608C">
      <w:pPr>
        <w:numPr>
          <w:ilvl w:val="0"/>
          <w:numId w:val="166"/>
        </w:numPr>
        <w:spacing w:after="0"/>
        <w:rPr>
          <w:rFonts w:eastAsia="Times New Roman" w:cs="Calibri"/>
          <w:lang w:eastAsia="de-AT"/>
          <w14:numForm w14:val="default"/>
        </w:rPr>
      </w:pPr>
      <w:r w:rsidRPr="00055AFB">
        <w:rPr>
          <w:rFonts w:eastAsia="Times New Roman" w:cs="Calibri"/>
          <w:lang w:eastAsia="de-AT"/>
          <w14:numForm w14:val="default"/>
        </w:rPr>
        <w:t xml:space="preserve">Lieferüberwachung und Lieferantenbewertung </w:t>
      </w:r>
    </w:p>
    <w:p w14:paraId="000CF91E" w14:textId="77777777" w:rsidR="00055AFB" w:rsidRPr="00055AFB" w:rsidRDefault="00055AFB" w:rsidP="00C4608C">
      <w:pPr>
        <w:numPr>
          <w:ilvl w:val="0"/>
          <w:numId w:val="166"/>
        </w:numPr>
        <w:spacing w:after="0"/>
        <w:rPr>
          <w:rFonts w:eastAsia="Times New Roman" w:cs="Calibri"/>
          <w:lang w:eastAsia="de-AT"/>
          <w14:numForm w14:val="default"/>
        </w:rPr>
      </w:pPr>
      <w:r w:rsidRPr="00055AFB">
        <w:rPr>
          <w:rFonts w:eastAsia="Times New Roman" w:cs="Calibri"/>
          <w:lang w:eastAsia="de-AT"/>
          <w14:numForm w14:val="default"/>
        </w:rPr>
        <w:t xml:space="preserve">Sicherstellung der Einhaltung regulatorischer Vorgaben (z. B. Verpackungsverordnung) </w:t>
      </w:r>
    </w:p>
    <w:p w14:paraId="19E78FC1" w14:textId="7BD5CEA3" w:rsidR="00FB255D" w:rsidRPr="00C4608C" w:rsidRDefault="00055AFB" w:rsidP="00C4608C">
      <w:pPr>
        <w:numPr>
          <w:ilvl w:val="0"/>
          <w:numId w:val="166"/>
        </w:numPr>
        <w:spacing w:after="0"/>
        <w:rPr>
          <w:rFonts w:eastAsia="Times New Roman" w:cs="Calibri"/>
          <w:lang w:eastAsia="de-AT"/>
          <w14:numForm w14:val="default"/>
        </w:rPr>
      </w:pPr>
      <w:r w:rsidRPr="00055AFB">
        <w:rPr>
          <w:rFonts w:eastAsia="Times New Roman" w:cs="Calibri"/>
          <w:lang w:eastAsia="de-AT"/>
          <w14:numForm w14:val="default"/>
        </w:rPr>
        <w:t xml:space="preserve">Schnittstellenfunktion zur Bundesbeschaffungsgesellschaft mbH </w:t>
      </w:r>
      <w:r w:rsidR="00C4608C">
        <w:rPr>
          <w:rFonts w:eastAsia="Times New Roman" w:cs="Calibri"/>
          <w:lang w:eastAsia="de-AT"/>
          <w14:numForm w14:val="default"/>
        </w:rPr>
        <w:br/>
      </w:r>
    </w:p>
    <w:p w14:paraId="610793DA" w14:textId="4E407579" w:rsidR="00055AFB" w:rsidRPr="00055AFB" w:rsidRDefault="00055AFB" w:rsidP="00C4608C">
      <w:pPr>
        <w:spacing w:after="0"/>
        <w:rPr>
          <w:rFonts w:eastAsia="Times New Roman" w:cs="Calibri"/>
          <w:lang w:eastAsia="de-AT"/>
          <w14:numForm w14:val="default"/>
        </w:rPr>
      </w:pPr>
      <w:r w:rsidRPr="00055AFB">
        <w:rPr>
          <w:rFonts w:eastAsia="Times New Roman" w:cs="Calibri"/>
          <w:b/>
          <w:bCs/>
          <w:lang w:eastAsia="de-AT"/>
          <w14:numForm w14:val="default"/>
        </w:rPr>
        <w:t>Lizenzmanagement (Software Asset Management – SAM)</w:t>
      </w:r>
    </w:p>
    <w:p w14:paraId="7ABFF411" w14:textId="77777777" w:rsidR="00055AFB" w:rsidRPr="00055AFB" w:rsidRDefault="00055AFB" w:rsidP="00C4608C">
      <w:pPr>
        <w:numPr>
          <w:ilvl w:val="0"/>
          <w:numId w:val="167"/>
        </w:numPr>
        <w:spacing w:after="0"/>
        <w:rPr>
          <w:rFonts w:eastAsia="Times New Roman" w:cs="Calibri"/>
          <w:lang w:eastAsia="de-AT"/>
          <w14:numForm w14:val="default"/>
        </w:rPr>
      </w:pPr>
      <w:r w:rsidRPr="00055AFB">
        <w:rPr>
          <w:rFonts w:eastAsia="Times New Roman" w:cs="Calibri"/>
          <w:lang w:eastAsia="de-AT"/>
          <w14:numForm w14:val="default"/>
        </w:rPr>
        <w:t xml:space="preserve">Steuerung und Überwachung der Softwarelizenzbeschaffung </w:t>
      </w:r>
    </w:p>
    <w:p w14:paraId="3103310E" w14:textId="77777777" w:rsidR="00055AFB" w:rsidRPr="00055AFB" w:rsidRDefault="00055AFB" w:rsidP="00C4608C">
      <w:pPr>
        <w:numPr>
          <w:ilvl w:val="0"/>
          <w:numId w:val="167"/>
        </w:numPr>
        <w:spacing w:after="0"/>
        <w:rPr>
          <w:rFonts w:eastAsia="Times New Roman" w:cs="Calibri"/>
          <w:lang w:eastAsia="de-AT"/>
          <w14:numForm w14:val="default"/>
        </w:rPr>
      </w:pPr>
      <w:r w:rsidRPr="00055AFB">
        <w:rPr>
          <w:rFonts w:eastAsia="Times New Roman" w:cs="Calibri"/>
          <w:lang w:eastAsia="de-AT"/>
          <w14:numForm w14:val="default"/>
        </w:rPr>
        <w:t xml:space="preserve">Prüfung der Lizenzsituation vor Neuanschaffungen </w:t>
      </w:r>
    </w:p>
    <w:p w14:paraId="627DA9BF" w14:textId="77777777" w:rsidR="00055AFB" w:rsidRPr="00055AFB" w:rsidRDefault="00055AFB" w:rsidP="00C4608C">
      <w:pPr>
        <w:numPr>
          <w:ilvl w:val="0"/>
          <w:numId w:val="167"/>
        </w:numPr>
        <w:spacing w:after="0"/>
        <w:rPr>
          <w:rFonts w:eastAsia="Times New Roman" w:cs="Calibri"/>
          <w:lang w:eastAsia="de-AT"/>
          <w14:numForm w14:val="default"/>
        </w:rPr>
      </w:pPr>
      <w:r w:rsidRPr="00055AFB">
        <w:rPr>
          <w:rFonts w:eastAsia="Times New Roman" w:cs="Calibri"/>
          <w:lang w:eastAsia="de-AT"/>
          <w14:numForm w14:val="default"/>
        </w:rPr>
        <w:t xml:space="preserve">Aufbau und Betrieb eines zentralen Lizenzmanagementsystems </w:t>
      </w:r>
    </w:p>
    <w:p w14:paraId="6026CC3E" w14:textId="1F914BC1" w:rsidR="00606B33" w:rsidRPr="00055AFB" w:rsidRDefault="00055AFB" w:rsidP="00C4608C">
      <w:pPr>
        <w:numPr>
          <w:ilvl w:val="0"/>
          <w:numId w:val="167"/>
        </w:numPr>
        <w:spacing w:after="0"/>
        <w:rPr>
          <w:rFonts w:eastAsia="Times New Roman" w:cs="Calibri"/>
          <w:lang w:eastAsia="de-AT"/>
          <w14:numForm w14:val="default"/>
        </w:rPr>
      </w:pPr>
      <w:r w:rsidRPr="00055AFB">
        <w:rPr>
          <w:rFonts w:eastAsia="Times New Roman" w:cs="Calibri"/>
          <w:lang w:eastAsia="de-AT"/>
          <w14:numForm w14:val="default"/>
        </w:rPr>
        <w:lastRenderedPageBreak/>
        <w:t xml:space="preserve">Erstellung von Lizenzberichten und -bilanzen </w:t>
      </w:r>
      <w:r w:rsidR="00C4608C">
        <w:rPr>
          <w:rFonts w:eastAsia="Times New Roman" w:cs="Calibri"/>
          <w:lang w:eastAsia="de-AT"/>
          <w14:numForm w14:val="default"/>
        </w:rPr>
        <w:br/>
      </w:r>
    </w:p>
    <w:p w14:paraId="52AAC752" w14:textId="77777777" w:rsidR="00055AFB" w:rsidRPr="00055AFB" w:rsidRDefault="00055AFB" w:rsidP="00C4608C">
      <w:pPr>
        <w:spacing w:after="0"/>
        <w:rPr>
          <w:rFonts w:eastAsia="Times New Roman" w:cs="Calibri"/>
          <w:lang w:eastAsia="de-AT"/>
          <w14:numForm w14:val="default"/>
        </w:rPr>
      </w:pPr>
      <w:r w:rsidRPr="00055AFB">
        <w:rPr>
          <w:rFonts w:eastAsia="Times New Roman" w:cs="Calibri"/>
          <w:b/>
          <w:bCs/>
          <w:lang w:eastAsia="de-AT"/>
          <w14:numForm w14:val="default"/>
        </w:rPr>
        <w:t>Vertragsmanagement</w:t>
      </w:r>
    </w:p>
    <w:p w14:paraId="7CAD6735" w14:textId="77777777" w:rsidR="00055AFB" w:rsidRPr="00055AFB" w:rsidRDefault="00055AFB" w:rsidP="00C4608C">
      <w:pPr>
        <w:numPr>
          <w:ilvl w:val="0"/>
          <w:numId w:val="168"/>
        </w:numPr>
        <w:spacing w:after="0"/>
        <w:rPr>
          <w:rFonts w:eastAsia="Times New Roman" w:cs="Calibri"/>
          <w:lang w:eastAsia="de-AT"/>
          <w14:numForm w14:val="default"/>
        </w:rPr>
      </w:pPr>
      <w:r w:rsidRPr="00055AFB">
        <w:rPr>
          <w:rFonts w:eastAsia="Times New Roman" w:cs="Calibri"/>
          <w:lang w:eastAsia="de-AT"/>
          <w14:numForm w14:val="default"/>
        </w:rPr>
        <w:t xml:space="preserve">Betreuung von Vertragsmanagement-Systemen </w:t>
      </w:r>
    </w:p>
    <w:p w14:paraId="235D54F7" w14:textId="77777777" w:rsidR="00055AFB" w:rsidRPr="00055AFB" w:rsidRDefault="00055AFB" w:rsidP="00C4608C">
      <w:pPr>
        <w:numPr>
          <w:ilvl w:val="0"/>
          <w:numId w:val="168"/>
        </w:numPr>
        <w:spacing w:after="0"/>
        <w:rPr>
          <w:rFonts w:eastAsia="Times New Roman" w:cs="Calibri"/>
          <w:lang w:eastAsia="de-AT"/>
          <w14:numForm w14:val="default"/>
        </w:rPr>
      </w:pPr>
      <w:r w:rsidRPr="00055AFB">
        <w:rPr>
          <w:rFonts w:eastAsia="Times New Roman" w:cs="Calibri"/>
          <w:lang w:eastAsia="de-AT"/>
          <w14:numForm w14:val="default"/>
        </w:rPr>
        <w:t xml:space="preserve">Vertragscontrolling sowie Erstellung von Obligos </w:t>
      </w:r>
    </w:p>
    <w:p w14:paraId="4E91532F" w14:textId="77777777" w:rsidR="00055AFB" w:rsidRPr="00055AFB" w:rsidRDefault="00055AFB" w:rsidP="00C4608C">
      <w:pPr>
        <w:numPr>
          <w:ilvl w:val="0"/>
          <w:numId w:val="168"/>
        </w:numPr>
        <w:spacing w:after="0"/>
        <w:rPr>
          <w:rFonts w:eastAsia="Times New Roman" w:cs="Calibri"/>
          <w:lang w:eastAsia="de-AT"/>
          <w14:numForm w14:val="default"/>
        </w:rPr>
      </w:pPr>
      <w:r w:rsidRPr="00055AFB">
        <w:rPr>
          <w:rFonts w:eastAsia="Times New Roman" w:cs="Calibri"/>
          <w:lang w:eastAsia="de-AT"/>
          <w14:numForm w14:val="default"/>
        </w:rPr>
        <w:t xml:space="preserve">Abwicklung von Vertragsverlängerungen und -kündigungen </w:t>
      </w:r>
    </w:p>
    <w:p w14:paraId="3831088B" w14:textId="6A279A8B" w:rsidR="00055AFB" w:rsidRPr="00055AFB" w:rsidRDefault="00055AFB" w:rsidP="00C4608C">
      <w:pPr>
        <w:numPr>
          <w:ilvl w:val="0"/>
          <w:numId w:val="168"/>
        </w:numPr>
        <w:spacing w:after="0"/>
        <w:rPr>
          <w:rFonts w:eastAsia="Times New Roman" w:cs="Calibri"/>
          <w:lang w:eastAsia="de-AT"/>
          <w14:numForm w14:val="default"/>
        </w:rPr>
      </w:pPr>
      <w:r w:rsidRPr="00055AFB">
        <w:rPr>
          <w:rFonts w:eastAsia="Times New Roman" w:cs="Calibri"/>
          <w:lang w:eastAsia="de-AT"/>
          <w14:numForm w14:val="default"/>
        </w:rPr>
        <w:t xml:space="preserve">Laufende Qualitätsoptimierung </w:t>
      </w:r>
      <w:r w:rsidR="00C4608C">
        <w:rPr>
          <w:rFonts w:eastAsia="Times New Roman" w:cs="Calibri"/>
          <w:lang w:eastAsia="de-AT"/>
          <w14:numForm w14:val="default"/>
        </w:rPr>
        <w:br/>
      </w:r>
    </w:p>
    <w:p w14:paraId="4C218780" w14:textId="77777777" w:rsidR="00055AFB" w:rsidRPr="00055AFB" w:rsidRDefault="00055AFB" w:rsidP="00C4608C">
      <w:pPr>
        <w:spacing w:after="0"/>
        <w:rPr>
          <w:rFonts w:eastAsia="Times New Roman" w:cs="Calibri"/>
          <w:lang w:eastAsia="de-AT"/>
          <w14:numForm w14:val="default"/>
        </w:rPr>
      </w:pPr>
      <w:r w:rsidRPr="00055AFB">
        <w:rPr>
          <w:rFonts w:eastAsia="Times New Roman" w:cs="Calibri"/>
          <w:b/>
          <w:bCs/>
          <w:lang w:eastAsia="de-AT"/>
          <w14:numForm w14:val="default"/>
        </w:rPr>
        <w:t>Material- und Inventarverwaltung</w:t>
      </w:r>
    </w:p>
    <w:p w14:paraId="3D580C85" w14:textId="77777777" w:rsidR="00055AFB" w:rsidRPr="00055AFB" w:rsidRDefault="00055AFB" w:rsidP="00C4608C">
      <w:pPr>
        <w:numPr>
          <w:ilvl w:val="0"/>
          <w:numId w:val="169"/>
        </w:numPr>
        <w:spacing w:after="0"/>
        <w:rPr>
          <w:rFonts w:eastAsia="Times New Roman" w:cs="Calibri"/>
          <w:lang w:eastAsia="de-AT"/>
          <w14:numForm w14:val="default"/>
        </w:rPr>
      </w:pPr>
      <w:r w:rsidRPr="00055AFB">
        <w:rPr>
          <w:rFonts w:eastAsia="Times New Roman" w:cs="Calibri"/>
          <w:lang w:eastAsia="de-AT"/>
          <w14:numForm w14:val="default"/>
        </w:rPr>
        <w:t xml:space="preserve">Beschaffung, Lagerung und Ausgabe von Betriebs- und Produktionsmaterialien </w:t>
      </w:r>
    </w:p>
    <w:p w14:paraId="75E52E0B" w14:textId="77777777" w:rsidR="00055AFB" w:rsidRPr="00055AFB" w:rsidRDefault="00055AFB" w:rsidP="00C4608C">
      <w:pPr>
        <w:numPr>
          <w:ilvl w:val="0"/>
          <w:numId w:val="169"/>
        </w:numPr>
        <w:spacing w:after="0"/>
        <w:rPr>
          <w:rFonts w:eastAsia="Times New Roman" w:cs="Calibri"/>
          <w:lang w:eastAsia="de-AT"/>
          <w14:numForm w14:val="default"/>
        </w:rPr>
      </w:pPr>
      <w:r w:rsidRPr="00055AFB">
        <w:rPr>
          <w:rFonts w:eastAsia="Times New Roman" w:cs="Calibri"/>
          <w:lang w:eastAsia="de-AT"/>
          <w14:numForm w14:val="default"/>
        </w:rPr>
        <w:t xml:space="preserve">Bundesweite Inventarverwaltung inkl. Führung der Inventarverzeichnisse </w:t>
      </w:r>
    </w:p>
    <w:p w14:paraId="74245321" w14:textId="18D39DE6" w:rsidR="00055AFB" w:rsidRPr="00055AFB" w:rsidRDefault="00055AFB" w:rsidP="00C4608C">
      <w:pPr>
        <w:numPr>
          <w:ilvl w:val="0"/>
          <w:numId w:val="169"/>
        </w:numPr>
        <w:spacing w:after="0"/>
        <w:rPr>
          <w:rFonts w:eastAsia="Times New Roman" w:cs="Calibri"/>
          <w:lang w:eastAsia="de-AT"/>
          <w14:numForm w14:val="default"/>
        </w:rPr>
      </w:pPr>
      <w:r w:rsidRPr="00055AFB">
        <w:rPr>
          <w:rFonts w:eastAsia="Times New Roman" w:cs="Calibri"/>
          <w:lang w:eastAsia="de-AT"/>
          <w14:numForm w14:val="default"/>
        </w:rPr>
        <w:t xml:space="preserve">Durchführung von Sachgüterübertragungen und Betreuung der Inventarverantwortlichen </w:t>
      </w:r>
      <w:r w:rsidR="00C4608C">
        <w:rPr>
          <w:rFonts w:eastAsia="Times New Roman" w:cs="Calibri"/>
          <w:lang w:eastAsia="de-AT"/>
          <w14:numForm w14:val="default"/>
        </w:rPr>
        <w:br/>
      </w:r>
    </w:p>
    <w:p w14:paraId="30961200" w14:textId="77777777" w:rsidR="00055AFB" w:rsidRPr="00055AFB" w:rsidRDefault="00055AFB" w:rsidP="00C4608C">
      <w:pPr>
        <w:spacing w:after="0"/>
        <w:rPr>
          <w:rFonts w:eastAsia="Times New Roman" w:cs="Calibri"/>
          <w:lang w:eastAsia="de-AT"/>
          <w14:numForm w14:val="default"/>
        </w:rPr>
      </w:pPr>
      <w:r w:rsidRPr="00055AFB">
        <w:rPr>
          <w:rFonts w:eastAsia="Times New Roman" w:cs="Calibri"/>
          <w:b/>
          <w:bCs/>
          <w:lang w:eastAsia="de-AT"/>
          <w14:numForm w14:val="default"/>
        </w:rPr>
        <w:t>Post- und Logistikservices (Expedit)</w:t>
      </w:r>
    </w:p>
    <w:p w14:paraId="083D4AF7" w14:textId="2219261D" w:rsidR="00055AFB" w:rsidRPr="00055AFB" w:rsidRDefault="00055AFB" w:rsidP="00C4608C">
      <w:pPr>
        <w:numPr>
          <w:ilvl w:val="0"/>
          <w:numId w:val="170"/>
        </w:numPr>
        <w:spacing w:after="0"/>
        <w:rPr>
          <w:rFonts w:eastAsia="Times New Roman" w:cs="Calibri"/>
          <w:lang w:eastAsia="de-AT"/>
          <w14:numForm w14:val="default"/>
        </w:rPr>
      </w:pPr>
      <w:r w:rsidRPr="00055AFB">
        <w:rPr>
          <w:rFonts w:eastAsia="Times New Roman" w:cs="Calibri"/>
          <w:lang w:eastAsia="de-AT"/>
          <w14:numForm w14:val="default"/>
        </w:rPr>
        <w:t xml:space="preserve">Abwicklung der gesamten Brief- und Paketlogistik (Ein- und Ausgang) </w:t>
      </w:r>
      <w:r w:rsidR="00C4608C">
        <w:rPr>
          <w:rFonts w:eastAsia="Times New Roman" w:cs="Calibri"/>
          <w:lang w:eastAsia="de-AT"/>
          <w14:numForm w14:val="default"/>
        </w:rPr>
        <w:br/>
      </w:r>
    </w:p>
    <w:p w14:paraId="3271ABB7" w14:textId="77777777" w:rsidR="00055AFB" w:rsidRPr="00055AFB" w:rsidRDefault="00055AFB" w:rsidP="00C4608C">
      <w:pPr>
        <w:spacing w:after="0"/>
        <w:rPr>
          <w:rFonts w:eastAsia="Times New Roman" w:cs="Calibri"/>
          <w:lang w:eastAsia="de-AT"/>
          <w14:numForm w14:val="default"/>
        </w:rPr>
      </w:pPr>
      <w:r w:rsidRPr="00055AFB">
        <w:rPr>
          <w:rFonts w:eastAsia="Times New Roman" w:cs="Calibri"/>
          <w:b/>
          <w:bCs/>
          <w:lang w:eastAsia="de-AT"/>
          <w14:numForm w14:val="default"/>
        </w:rPr>
        <w:t>IT-nahe Services und Administration</w:t>
      </w:r>
    </w:p>
    <w:p w14:paraId="0C9D237C" w14:textId="231C2540" w:rsidR="00055AFB" w:rsidRDefault="00055AFB" w:rsidP="00C4608C">
      <w:pPr>
        <w:numPr>
          <w:ilvl w:val="0"/>
          <w:numId w:val="171"/>
        </w:numPr>
        <w:spacing w:after="0"/>
        <w:rPr>
          <w:rFonts w:eastAsia="Times New Roman" w:cs="Calibri"/>
          <w:lang w:eastAsia="de-AT"/>
          <w14:numForm w14:val="default"/>
        </w:rPr>
      </w:pPr>
      <w:r w:rsidRPr="00055AFB">
        <w:rPr>
          <w:rFonts w:eastAsia="Times New Roman" w:cs="Calibri"/>
          <w:lang w:eastAsia="de-AT"/>
          <w14:numForm w14:val="default"/>
        </w:rPr>
        <w:t xml:space="preserve">Verwaltung von Diensthandys (Hardware, SIM-Karten, An- und Abmeldungen) </w:t>
      </w:r>
    </w:p>
    <w:p w14:paraId="3251E065" w14:textId="499EB03D" w:rsidR="00055AFB" w:rsidRPr="00AC3610" w:rsidRDefault="000C3649" w:rsidP="00AC3610">
      <w:pPr>
        <w:numPr>
          <w:ilvl w:val="0"/>
          <w:numId w:val="171"/>
        </w:numPr>
        <w:spacing w:after="0"/>
        <w:rPr>
          <w:rFonts w:eastAsia="Times New Roman" w:cs="Calibri"/>
          <w:lang w:eastAsia="de-AT"/>
          <w14:numForm w14:val="default"/>
        </w:rPr>
      </w:pPr>
      <w:r>
        <w:rPr>
          <w:rFonts w:eastAsia="Times New Roman" w:cs="Calibri"/>
          <w:lang w:eastAsia="de-AT"/>
          <w14:numForm w14:val="default"/>
        </w:rPr>
        <w:t>Koordinierung des Service im Bund (SiB), insbesondere Rufnummernplanung und Second-Level-Support</w:t>
      </w:r>
    </w:p>
    <w:p w14:paraId="3AAA937D" w14:textId="0986339E" w:rsidR="000C3649" w:rsidRPr="00FF4809" w:rsidRDefault="00620293" w:rsidP="00AC3610">
      <w:pPr>
        <w:pStyle w:val="3nummeriert"/>
        <w:rPr>
          <w:lang w:val="en-US"/>
        </w:rPr>
      </w:pPr>
      <w:bookmarkStart w:id="137" w:name="_Toc198197174"/>
      <w:bookmarkStart w:id="138" w:name="_Toc226466591"/>
      <w:r w:rsidRPr="000C3649">
        <w:rPr>
          <w:lang w:val="en-US"/>
        </w:rPr>
        <w:t>Referat Facility Management (Präs/3b)</w:t>
      </w:r>
      <w:bookmarkEnd w:id="137"/>
      <w:bookmarkEnd w:id="138"/>
      <w:r w:rsidR="00C4608C">
        <w:rPr>
          <w:lang w:val="en-US"/>
        </w:rPr>
        <w:br/>
      </w:r>
    </w:p>
    <w:p w14:paraId="32EF72CB" w14:textId="77777777" w:rsidR="000C3649" w:rsidRPr="000C3649" w:rsidRDefault="000C3649" w:rsidP="00C4608C">
      <w:pPr>
        <w:spacing w:after="0"/>
        <w:rPr>
          <w:rFonts w:eastAsia="Times New Roman" w:cs="Calibri"/>
          <w:lang w:eastAsia="de-AT"/>
          <w14:numForm w14:val="default"/>
        </w:rPr>
      </w:pPr>
      <w:bookmarkStart w:id="139" w:name="_Toc198197175"/>
      <w:r w:rsidRPr="000C3649">
        <w:rPr>
          <w:rFonts w:eastAsia="Times New Roman" w:cs="Calibri"/>
          <w:b/>
          <w:bCs/>
          <w:lang w:eastAsia="de-AT"/>
          <w14:numForm w14:val="default"/>
        </w:rPr>
        <w:t>Fuhrparkmanagement</w:t>
      </w:r>
    </w:p>
    <w:p w14:paraId="2713B5F5" w14:textId="77777777" w:rsidR="000C3649" w:rsidRPr="000C3649" w:rsidRDefault="000C3649" w:rsidP="00C4608C">
      <w:pPr>
        <w:numPr>
          <w:ilvl w:val="0"/>
          <w:numId w:val="172"/>
        </w:numPr>
        <w:spacing w:after="0"/>
        <w:rPr>
          <w:rFonts w:eastAsia="Times New Roman" w:cs="Calibri"/>
          <w:lang w:eastAsia="de-AT"/>
          <w14:numForm w14:val="default"/>
        </w:rPr>
      </w:pPr>
      <w:r w:rsidRPr="000C3649">
        <w:rPr>
          <w:rFonts w:eastAsia="Times New Roman" w:cs="Calibri"/>
          <w:lang w:eastAsia="de-AT"/>
          <w14:numForm w14:val="default"/>
        </w:rPr>
        <w:t xml:space="preserve">Planung und Steuerung des Fuhrparkservices (Einsatzplanung, Transportkoordination, zentrale Fahrbereitschaft) </w:t>
      </w:r>
    </w:p>
    <w:p w14:paraId="3A38342C" w14:textId="77777777" w:rsidR="000C3649" w:rsidRPr="000C3649" w:rsidRDefault="000C3649" w:rsidP="00C4608C">
      <w:pPr>
        <w:numPr>
          <w:ilvl w:val="0"/>
          <w:numId w:val="172"/>
        </w:numPr>
        <w:spacing w:after="0"/>
        <w:rPr>
          <w:rFonts w:eastAsia="Times New Roman" w:cs="Calibri"/>
          <w:lang w:eastAsia="de-AT"/>
          <w14:numForm w14:val="default"/>
        </w:rPr>
      </w:pPr>
      <w:r w:rsidRPr="000C3649">
        <w:rPr>
          <w:rFonts w:eastAsia="Times New Roman" w:cs="Calibri"/>
          <w:lang w:eastAsia="de-AT"/>
          <w14:numForm w14:val="default"/>
        </w:rPr>
        <w:t xml:space="preserve">Jahresbasierte Einsatzkoordination sowie Überwachung der Fahrzeugauslastung </w:t>
      </w:r>
    </w:p>
    <w:p w14:paraId="1936505B" w14:textId="77777777" w:rsidR="000C3649" w:rsidRPr="000C3649" w:rsidRDefault="000C3649" w:rsidP="00C4608C">
      <w:pPr>
        <w:numPr>
          <w:ilvl w:val="0"/>
          <w:numId w:val="172"/>
        </w:numPr>
        <w:spacing w:after="0"/>
        <w:rPr>
          <w:rFonts w:eastAsia="Times New Roman" w:cs="Calibri"/>
          <w:lang w:eastAsia="de-AT"/>
          <w14:numForm w14:val="default"/>
        </w:rPr>
      </w:pPr>
      <w:r w:rsidRPr="000C3649">
        <w:rPr>
          <w:rFonts w:eastAsia="Times New Roman" w:cs="Calibri"/>
          <w:lang w:eastAsia="de-AT"/>
          <w14:numForm w14:val="default"/>
        </w:rPr>
        <w:t xml:space="preserve">Führung und Weiterentwicklung der Fuhrparkdatenbank (inkl. Kostenmonitoring und Analyse) </w:t>
      </w:r>
    </w:p>
    <w:p w14:paraId="53B57AC4" w14:textId="77777777" w:rsidR="000C3649" w:rsidRPr="000C3649" w:rsidRDefault="000C3649" w:rsidP="00C4608C">
      <w:pPr>
        <w:numPr>
          <w:ilvl w:val="0"/>
          <w:numId w:val="172"/>
        </w:numPr>
        <w:spacing w:after="0"/>
        <w:rPr>
          <w:rFonts w:eastAsia="Times New Roman" w:cs="Calibri"/>
          <w:lang w:eastAsia="de-AT"/>
          <w14:numForm w14:val="default"/>
        </w:rPr>
      </w:pPr>
      <w:r w:rsidRPr="000C3649">
        <w:rPr>
          <w:rFonts w:eastAsia="Times New Roman" w:cs="Calibri"/>
          <w:lang w:eastAsia="de-AT"/>
          <w14:numForm w14:val="default"/>
        </w:rPr>
        <w:t xml:space="preserve">Kontrolle gesetzlicher Vorgaben (z. B. §57a-Überprüfungen) sowie Einhaltung interner Nutzungsrichtlinien </w:t>
      </w:r>
    </w:p>
    <w:p w14:paraId="44B08366" w14:textId="6FEAFF47" w:rsidR="000C3649" w:rsidRDefault="000C3649" w:rsidP="00C4608C">
      <w:pPr>
        <w:numPr>
          <w:ilvl w:val="0"/>
          <w:numId w:val="172"/>
        </w:numPr>
        <w:spacing w:after="0"/>
        <w:rPr>
          <w:rFonts w:eastAsia="Times New Roman" w:cs="Calibri"/>
          <w:lang w:eastAsia="de-AT"/>
          <w14:numForm w14:val="default"/>
        </w:rPr>
      </w:pPr>
      <w:r w:rsidRPr="000C3649">
        <w:rPr>
          <w:rFonts w:eastAsia="Times New Roman" w:cs="Calibri"/>
          <w:lang w:eastAsia="de-AT"/>
          <w14:numForm w14:val="default"/>
        </w:rPr>
        <w:t xml:space="preserve">Auswertung von Fahrleistungen und Einsatztagen </w:t>
      </w:r>
    </w:p>
    <w:p w14:paraId="7CE86B3B" w14:textId="77777777" w:rsidR="00C4608C" w:rsidRPr="000C3649" w:rsidRDefault="00C4608C" w:rsidP="00C4608C">
      <w:pPr>
        <w:spacing w:after="0"/>
        <w:ind w:left="720"/>
        <w:rPr>
          <w:rFonts w:eastAsia="Times New Roman" w:cs="Calibri"/>
          <w:lang w:eastAsia="de-AT"/>
          <w14:numForm w14:val="default"/>
        </w:rPr>
      </w:pPr>
    </w:p>
    <w:p w14:paraId="776FE1EB" w14:textId="77777777" w:rsidR="000C3649" w:rsidRPr="000C3649" w:rsidRDefault="000C3649" w:rsidP="00C4608C">
      <w:pPr>
        <w:spacing w:after="0"/>
        <w:rPr>
          <w:rFonts w:eastAsia="Times New Roman" w:cs="Calibri"/>
          <w:lang w:eastAsia="de-AT"/>
          <w14:numForm w14:val="default"/>
        </w:rPr>
      </w:pPr>
      <w:r w:rsidRPr="000C3649">
        <w:rPr>
          <w:rFonts w:eastAsia="Times New Roman" w:cs="Calibri"/>
          <w:b/>
          <w:bCs/>
          <w:lang w:eastAsia="de-AT"/>
          <w14:numForm w14:val="default"/>
        </w:rPr>
        <w:t>Gebäudeverwaltung Wien</w:t>
      </w:r>
    </w:p>
    <w:p w14:paraId="1A3ADB1A" w14:textId="77777777" w:rsidR="000C3649" w:rsidRP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t xml:space="preserve">Betrieb und Verwaltung der Standorte Schiffamtsgasse und Arltgasse </w:t>
      </w:r>
    </w:p>
    <w:p w14:paraId="5EF4291E" w14:textId="77777777" w:rsidR="000C3649" w:rsidRP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t xml:space="preserve">Koordination externer Partner (z. B. Facility Management, ARE/BIG) sowie Wartungs- und Instandhaltungsmaßnahmen </w:t>
      </w:r>
    </w:p>
    <w:p w14:paraId="57DA5856" w14:textId="77777777" w:rsidR="000C3649" w:rsidRP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lastRenderedPageBreak/>
        <w:t xml:space="preserve">Störungsmanagement (inkl. 24/7-Rufbereitschaft) und Organisation von Reparaturen </w:t>
      </w:r>
    </w:p>
    <w:p w14:paraId="6E7BBF6B" w14:textId="77777777" w:rsidR="000C3649" w:rsidRP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t xml:space="preserve">Verwaltung von Zutritts-, Schlüssel- und Besuchersystemen </w:t>
      </w:r>
    </w:p>
    <w:p w14:paraId="1C6B6675" w14:textId="77777777" w:rsidR="000C3649" w:rsidRP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t xml:space="preserve">Planung und Koordination von Umbau- und Adaptierungsmaßnahmen </w:t>
      </w:r>
    </w:p>
    <w:p w14:paraId="5F465046" w14:textId="77777777" w:rsidR="000C3649" w:rsidRP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t xml:space="preserve">Sicherstellung von Brandschutz- und Sicherheitsmaßnahmen </w:t>
      </w:r>
    </w:p>
    <w:p w14:paraId="278268FE" w14:textId="77777777" w:rsidR="000C3649" w:rsidRP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t xml:space="preserve">Steuerung von Portier-, Reinigungs- und Energiemanagementleistungen </w:t>
      </w:r>
    </w:p>
    <w:p w14:paraId="5102B0C3" w14:textId="77777777" w:rsidR="000C3649" w:rsidRDefault="000C3649" w:rsidP="00C4608C">
      <w:pPr>
        <w:numPr>
          <w:ilvl w:val="0"/>
          <w:numId w:val="173"/>
        </w:numPr>
        <w:spacing w:after="0"/>
        <w:rPr>
          <w:rFonts w:eastAsia="Times New Roman" w:cs="Calibri"/>
          <w:lang w:eastAsia="de-AT"/>
          <w14:numForm w14:val="default"/>
        </w:rPr>
      </w:pPr>
      <w:r w:rsidRPr="000C3649">
        <w:rPr>
          <w:rFonts w:eastAsia="Times New Roman" w:cs="Calibri"/>
          <w:lang w:eastAsia="de-AT"/>
          <w14:numForm w14:val="default"/>
        </w:rPr>
        <w:t xml:space="preserve">Organisation der Saal- und Raumnutzung </w:t>
      </w:r>
    </w:p>
    <w:p w14:paraId="5A1832A4" w14:textId="77777777" w:rsidR="00C4608C" w:rsidRPr="000C3649" w:rsidRDefault="00C4608C" w:rsidP="00C4608C">
      <w:pPr>
        <w:spacing w:after="0"/>
        <w:ind w:left="720"/>
        <w:rPr>
          <w:rFonts w:eastAsia="Times New Roman" w:cs="Calibri"/>
          <w:lang w:eastAsia="de-AT"/>
          <w14:numForm w14:val="default"/>
        </w:rPr>
      </w:pPr>
    </w:p>
    <w:p w14:paraId="6F441688" w14:textId="77777777" w:rsidR="000C3649" w:rsidRPr="000C3649" w:rsidRDefault="000C3649" w:rsidP="00C4608C">
      <w:pPr>
        <w:spacing w:after="0"/>
        <w:rPr>
          <w:rFonts w:eastAsia="Times New Roman" w:cs="Calibri"/>
          <w:lang w:eastAsia="de-AT"/>
          <w14:numForm w14:val="default"/>
        </w:rPr>
      </w:pPr>
      <w:r w:rsidRPr="000C3649">
        <w:rPr>
          <w:rFonts w:eastAsia="Times New Roman" w:cs="Calibri"/>
          <w:b/>
          <w:bCs/>
          <w:lang w:eastAsia="de-AT"/>
          <w14:numForm w14:val="default"/>
        </w:rPr>
        <w:t>Flächen- und Infrastrukturmanagement</w:t>
      </w:r>
    </w:p>
    <w:p w14:paraId="22215C9D" w14:textId="77777777" w:rsidR="000C3649" w:rsidRPr="000C3649" w:rsidRDefault="000C3649" w:rsidP="00C4608C">
      <w:pPr>
        <w:numPr>
          <w:ilvl w:val="0"/>
          <w:numId w:val="174"/>
        </w:numPr>
        <w:spacing w:after="0"/>
        <w:rPr>
          <w:rFonts w:eastAsia="Times New Roman" w:cs="Calibri"/>
          <w:lang w:eastAsia="de-AT"/>
          <w14:numForm w14:val="default"/>
        </w:rPr>
      </w:pPr>
      <w:r w:rsidRPr="000C3649">
        <w:rPr>
          <w:rFonts w:eastAsia="Times New Roman" w:cs="Calibri"/>
          <w:lang w:eastAsia="de-AT"/>
          <w14:numForm w14:val="default"/>
        </w:rPr>
        <w:t xml:space="preserve">Entwicklung von Raumkonzepten und Durchführung von Machbarkeitsstudien </w:t>
      </w:r>
    </w:p>
    <w:p w14:paraId="74EABA97" w14:textId="77777777" w:rsidR="000C3649" w:rsidRPr="000C3649" w:rsidRDefault="000C3649" w:rsidP="00C4608C">
      <w:pPr>
        <w:numPr>
          <w:ilvl w:val="0"/>
          <w:numId w:val="174"/>
        </w:numPr>
        <w:spacing w:after="0"/>
        <w:rPr>
          <w:rFonts w:eastAsia="Times New Roman" w:cs="Calibri"/>
          <w:lang w:eastAsia="de-AT"/>
          <w14:numForm w14:val="default"/>
        </w:rPr>
      </w:pPr>
      <w:r w:rsidRPr="000C3649">
        <w:rPr>
          <w:rFonts w:eastAsia="Times New Roman" w:cs="Calibri"/>
          <w:lang w:eastAsia="de-AT"/>
          <w14:numForm w14:val="default"/>
        </w:rPr>
        <w:t xml:space="preserve">Kontrolle und Abwicklung von Miet-, Betriebs- und Zusatzkosten </w:t>
      </w:r>
    </w:p>
    <w:p w14:paraId="6C051E9A" w14:textId="77777777" w:rsidR="000C3649" w:rsidRPr="000C3649" w:rsidRDefault="000C3649" w:rsidP="00C4608C">
      <w:pPr>
        <w:numPr>
          <w:ilvl w:val="0"/>
          <w:numId w:val="174"/>
        </w:numPr>
        <w:spacing w:after="0"/>
        <w:rPr>
          <w:rFonts w:eastAsia="Times New Roman" w:cs="Calibri"/>
          <w:lang w:eastAsia="de-AT"/>
          <w14:numForm w14:val="default"/>
        </w:rPr>
      </w:pPr>
      <w:r w:rsidRPr="000C3649">
        <w:rPr>
          <w:rFonts w:eastAsia="Times New Roman" w:cs="Calibri"/>
          <w:lang w:eastAsia="de-AT"/>
          <w14:numForm w14:val="default"/>
        </w:rPr>
        <w:t xml:space="preserve">Planung und Koordination von Bau-, Neu-, Um- und Zubauprojekten </w:t>
      </w:r>
    </w:p>
    <w:p w14:paraId="1B73DB94" w14:textId="77777777" w:rsidR="000C3649" w:rsidRPr="000C3649" w:rsidRDefault="000C3649" w:rsidP="00C4608C">
      <w:pPr>
        <w:numPr>
          <w:ilvl w:val="0"/>
          <w:numId w:val="174"/>
        </w:numPr>
        <w:spacing w:after="0"/>
        <w:rPr>
          <w:rFonts w:eastAsia="Times New Roman" w:cs="Calibri"/>
          <w:lang w:eastAsia="de-AT"/>
          <w14:numForm w14:val="default"/>
        </w:rPr>
      </w:pPr>
      <w:r w:rsidRPr="000C3649">
        <w:rPr>
          <w:rFonts w:eastAsia="Times New Roman" w:cs="Calibri"/>
          <w:lang w:eastAsia="de-AT"/>
          <w14:numForm w14:val="default"/>
        </w:rPr>
        <w:t xml:space="preserve">Steuerung von Instandhaltungsmaßnahmen </w:t>
      </w:r>
    </w:p>
    <w:p w14:paraId="0A992754" w14:textId="3AD2DB44" w:rsidR="00C4608C" w:rsidRPr="00AC3610" w:rsidRDefault="000C3649" w:rsidP="00AC3610">
      <w:pPr>
        <w:numPr>
          <w:ilvl w:val="0"/>
          <w:numId w:val="174"/>
        </w:numPr>
        <w:spacing w:after="0"/>
        <w:rPr>
          <w:rFonts w:eastAsia="Times New Roman" w:cs="Calibri"/>
          <w:lang w:eastAsia="de-AT"/>
          <w14:numForm w14:val="default"/>
        </w:rPr>
      </w:pPr>
      <w:r w:rsidRPr="000C3649">
        <w:rPr>
          <w:rFonts w:eastAsia="Times New Roman" w:cs="Calibri"/>
          <w:lang w:eastAsia="de-AT"/>
          <w14:numForm w14:val="default"/>
        </w:rPr>
        <w:t>Verwaltung technischer Prüf- und Wartungsnachweise (z. B. Feuerlöscher)</w:t>
      </w:r>
    </w:p>
    <w:p w14:paraId="2F1C6483" w14:textId="6E46B4EB" w:rsidR="00620293" w:rsidRDefault="00620293" w:rsidP="00AC3610">
      <w:pPr>
        <w:pStyle w:val="3nummeriert"/>
      </w:pPr>
      <w:bookmarkStart w:id="140" w:name="_Toc226466592"/>
      <w:r w:rsidRPr="000C3649">
        <w:t>Referat Finanzmanagement (Präs/3c)</w:t>
      </w:r>
      <w:bookmarkEnd w:id="139"/>
      <w:bookmarkEnd w:id="140"/>
    </w:p>
    <w:p w14:paraId="36789480" w14:textId="77777777" w:rsidR="00C4608C" w:rsidRPr="000C3649" w:rsidRDefault="00C4608C" w:rsidP="00C4608C">
      <w:pPr>
        <w:spacing w:after="0"/>
        <w:rPr>
          <w:b/>
          <w:sz w:val="25"/>
          <w:szCs w:val="25"/>
        </w:rPr>
      </w:pPr>
    </w:p>
    <w:p w14:paraId="2E856F3C" w14:textId="77777777" w:rsidR="000C3649" w:rsidRPr="000C3649" w:rsidRDefault="000C3649" w:rsidP="00C4608C">
      <w:pPr>
        <w:spacing w:after="0"/>
        <w:rPr>
          <w:rFonts w:eastAsia="Times New Roman" w:cs="Calibri"/>
          <w:lang w:eastAsia="de-AT"/>
          <w14:numForm w14:val="default"/>
        </w:rPr>
      </w:pPr>
      <w:r w:rsidRPr="000C3649">
        <w:rPr>
          <w:rFonts w:eastAsia="Times New Roman" w:cs="Calibri"/>
          <w:b/>
          <w:bCs/>
          <w:lang w:eastAsia="de-AT"/>
          <w14:numForm w14:val="default"/>
        </w:rPr>
        <w:t>Haushaltsführung und Budgetsteuerung</w:t>
      </w:r>
    </w:p>
    <w:p w14:paraId="500910EF" w14:textId="77777777" w:rsidR="000C3649" w:rsidRPr="000C3649" w:rsidRDefault="000C3649" w:rsidP="00C4608C">
      <w:pPr>
        <w:numPr>
          <w:ilvl w:val="0"/>
          <w:numId w:val="175"/>
        </w:numPr>
        <w:spacing w:after="0"/>
        <w:rPr>
          <w:rFonts w:eastAsia="Times New Roman" w:cs="Calibri"/>
          <w:lang w:eastAsia="de-AT"/>
          <w14:numForm w14:val="default"/>
        </w:rPr>
      </w:pPr>
      <w:r w:rsidRPr="000C3649">
        <w:rPr>
          <w:rFonts w:eastAsia="Times New Roman" w:cs="Calibri"/>
          <w:lang w:eastAsia="de-AT"/>
          <w14:numForm w14:val="default"/>
        </w:rPr>
        <w:t xml:space="preserve">Freigabe von Auszahlungsrechnungen im Rahmen des Gebarungsvollzugs </w:t>
      </w:r>
    </w:p>
    <w:p w14:paraId="06DB8D40" w14:textId="77777777" w:rsidR="000C3649" w:rsidRPr="000C3649" w:rsidRDefault="000C3649" w:rsidP="00C4608C">
      <w:pPr>
        <w:numPr>
          <w:ilvl w:val="0"/>
          <w:numId w:val="175"/>
        </w:numPr>
        <w:spacing w:after="0"/>
        <w:rPr>
          <w:rFonts w:eastAsia="Times New Roman" w:cs="Calibri"/>
          <w:lang w:eastAsia="de-AT"/>
          <w14:numForm w14:val="default"/>
        </w:rPr>
      </w:pPr>
      <w:r w:rsidRPr="000C3649">
        <w:rPr>
          <w:rFonts w:eastAsia="Times New Roman" w:cs="Calibri"/>
          <w:lang w:eastAsia="de-AT"/>
          <w14:numForm w14:val="default"/>
        </w:rPr>
        <w:t xml:space="preserve">Erstellung und Weiterentwicklung von Richtlinien zur Haushaltsführung (z. B. Anordnungsbefugnis, sachliche und rechnerische Prüfung) </w:t>
      </w:r>
    </w:p>
    <w:p w14:paraId="2FC67D5C" w14:textId="5EA9A8CC" w:rsidR="000C3649" w:rsidRDefault="000C3649" w:rsidP="00C4608C">
      <w:pPr>
        <w:numPr>
          <w:ilvl w:val="0"/>
          <w:numId w:val="175"/>
        </w:numPr>
        <w:spacing w:after="0"/>
        <w:rPr>
          <w:rFonts w:eastAsia="Times New Roman" w:cs="Calibri"/>
          <w:lang w:eastAsia="de-AT"/>
          <w14:numForm w14:val="default"/>
        </w:rPr>
      </w:pPr>
      <w:r w:rsidRPr="000C3649">
        <w:rPr>
          <w:rFonts w:eastAsia="Times New Roman" w:cs="Calibri"/>
          <w:lang w:eastAsia="de-AT"/>
          <w14:numForm w14:val="default"/>
        </w:rPr>
        <w:t>Erstellung und Steuerung der Finanzplanung (inkl. interner Budgetverteilung und Bewertung geplanter Vorhaben)</w:t>
      </w:r>
    </w:p>
    <w:p w14:paraId="48A3AE40" w14:textId="77777777" w:rsidR="00C4608C" w:rsidRPr="000C3649" w:rsidRDefault="00C4608C" w:rsidP="00C4608C">
      <w:pPr>
        <w:spacing w:after="0"/>
        <w:ind w:left="720"/>
        <w:rPr>
          <w:rFonts w:eastAsia="Times New Roman" w:cs="Calibri"/>
          <w:lang w:eastAsia="de-AT"/>
          <w14:numForm w14:val="default"/>
        </w:rPr>
      </w:pPr>
    </w:p>
    <w:p w14:paraId="6CC3F33C" w14:textId="77777777" w:rsidR="000C3649" w:rsidRPr="000C3649" w:rsidRDefault="000C3649" w:rsidP="00C4608C">
      <w:pPr>
        <w:spacing w:after="0"/>
        <w:rPr>
          <w:rFonts w:eastAsia="Times New Roman" w:cs="Calibri"/>
          <w:lang w:eastAsia="de-AT"/>
          <w14:numForm w14:val="default"/>
        </w:rPr>
      </w:pPr>
      <w:r w:rsidRPr="000C3649">
        <w:rPr>
          <w:rFonts w:eastAsia="Times New Roman" w:cs="Calibri"/>
          <w:b/>
          <w:bCs/>
          <w:lang w:eastAsia="de-AT"/>
          <w14:numForm w14:val="default"/>
        </w:rPr>
        <w:t>Finanzcontrolling und Budgetmanagement</w:t>
      </w:r>
    </w:p>
    <w:p w14:paraId="34572335" w14:textId="77777777" w:rsidR="000C3649" w:rsidRPr="000C3649" w:rsidRDefault="000C3649" w:rsidP="00C4608C">
      <w:pPr>
        <w:numPr>
          <w:ilvl w:val="0"/>
          <w:numId w:val="176"/>
        </w:numPr>
        <w:spacing w:after="0"/>
        <w:rPr>
          <w:rFonts w:eastAsia="Times New Roman" w:cs="Calibri"/>
          <w:lang w:eastAsia="de-AT"/>
          <w14:numForm w14:val="default"/>
        </w:rPr>
      </w:pPr>
      <w:r w:rsidRPr="000C3649">
        <w:rPr>
          <w:rFonts w:eastAsia="Times New Roman" w:cs="Calibri"/>
          <w:lang w:eastAsia="de-AT"/>
          <w14:numForm w14:val="default"/>
        </w:rPr>
        <w:t xml:space="preserve">Steuerung und Monitoring des Globalbudgets (inkl. laufendes Sach- und Personalcontrolling) </w:t>
      </w:r>
    </w:p>
    <w:p w14:paraId="0DEE7D00" w14:textId="77777777" w:rsidR="000C3649" w:rsidRPr="000C3649" w:rsidRDefault="000C3649" w:rsidP="00C4608C">
      <w:pPr>
        <w:numPr>
          <w:ilvl w:val="0"/>
          <w:numId w:val="176"/>
        </w:numPr>
        <w:spacing w:after="0"/>
        <w:rPr>
          <w:rFonts w:eastAsia="Times New Roman" w:cs="Calibri"/>
          <w:lang w:eastAsia="de-AT"/>
          <w14:numForm w14:val="default"/>
        </w:rPr>
      </w:pPr>
      <w:r w:rsidRPr="000C3649">
        <w:rPr>
          <w:rFonts w:eastAsia="Times New Roman" w:cs="Calibri"/>
          <w:lang w:eastAsia="de-AT"/>
          <w14:numForm w14:val="default"/>
        </w:rPr>
        <w:t xml:space="preserve">Betrieb und Weiterentwicklung des Finanzmanagement-Tools (inkl. Applikationsbetreuung und Userverwaltung) </w:t>
      </w:r>
    </w:p>
    <w:p w14:paraId="113E2D30" w14:textId="77777777" w:rsidR="000C3649" w:rsidRPr="000C3649" w:rsidRDefault="000C3649" w:rsidP="00C4608C">
      <w:pPr>
        <w:numPr>
          <w:ilvl w:val="0"/>
          <w:numId w:val="176"/>
        </w:numPr>
        <w:spacing w:after="0"/>
        <w:rPr>
          <w:rFonts w:eastAsia="Times New Roman" w:cs="Calibri"/>
          <w:lang w:eastAsia="de-AT"/>
          <w14:numForm w14:val="default"/>
        </w:rPr>
      </w:pPr>
      <w:r w:rsidRPr="000C3649">
        <w:rPr>
          <w:rFonts w:eastAsia="Times New Roman" w:cs="Calibri"/>
          <w:lang w:eastAsia="de-AT"/>
          <w14:numForm w14:val="default"/>
        </w:rPr>
        <w:t xml:space="preserve">Regelmäßige Abstimmung mit dem Präsidium sowie Berichtslegung an die Leitung des BEV </w:t>
      </w:r>
    </w:p>
    <w:p w14:paraId="19584928" w14:textId="77777777" w:rsidR="000C3649" w:rsidRDefault="000C3649" w:rsidP="00C4608C">
      <w:pPr>
        <w:numPr>
          <w:ilvl w:val="0"/>
          <w:numId w:val="176"/>
        </w:numPr>
        <w:spacing w:after="0"/>
        <w:rPr>
          <w:rFonts w:eastAsia="Times New Roman" w:cs="Calibri"/>
          <w:lang w:eastAsia="de-AT"/>
          <w14:numForm w14:val="default"/>
        </w:rPr>
      </w:pPr>
      <w:r w:rsidRPr="000C3649">
        <w:rPr>
          <w:rFonts w:eastAsia="Times New Roman" w:cs="Calibri"/>
          <w:lang w:eastAsia="de-AT"/>
          <w14:numForm w14:val="default"/>
        </w:rPr>
        <w:t xml:space="preserve">Bearbeitung finanzieller Fragestellungen im Rahmen parlamentarischer Anfragen und Rechnungshofprüfungen </w:t>
      </w:r>
    </w:p>
    <w:p w14:paraId="2FC7A4C8" w14:textId="77777777" w:rsidR="00C4608C" w:rsidRPr="000C3649" w:rsidRDefault="00C4608C" w:rsidP="00C4608C">
      <w:pPr>
        <w:spacing w:after="0"/>
        <w:ind w:left="720"/>
        <w:rPr>
          <w:rFonts w:eastAsia="Times New Roman" w:cs="Calibri"/>
          <w:lang w:eastAsia="de-AT"/>
          <w14:numForm w14:val="default"/>
        </w:rPr>
      </w:pPr>
    </w:p>
    <w:p w14:paraId="6AFB3847" w14:textId="43EEC836" w:rsidR="000C3649" w:rsidRPr="000C3649" w:rsidRDefault="000C3649" w:rsidP="00C4608C">
      <w:pPr>
        <w:spacing w:after="0"/>
        <w:rPr>
          <w:rFonts w:eastAsia="Times New Roman" w:cs="Calibri"/>
          <w:lang w:eastAsia="de-AT"/>
          <w14:numForm w14:val="default"/>
        </w:rPr>
      </w:pPr>
      <w:r w:rsidRPr="00FF4809">
        <w:rPr>
          <w:rFonts w:eastAsia="Times New Roman" w:cs="Calibri"/>
          <w:b/>
          <w:bCs/>
          <w:lang w:eastAsia="de-AT"/>
          <w14:numForm w14:val="default"/>
        </w:rPr>
        <w:t>Bundes-</w:t>
      </w:r>
      <w:r w:rsidRPr="000C3649">
        <w:rPr>
          <w:rFonts w:eastAsia="Times New Roman" w:cs="Calibri"/>
          <w:b/>
          <w:bCs/>
          <w:lang w:eastAsia="de-AT"/>
          <w14:numForm w14:val="default"/>
        </w:rPr>
        <w:t>Kosten- und Leistungsrechnung (BKLR)</w:t>
      </w:r>
    </w:p>
    <w:p w14:paraId="42AAF733" w14:textId="399FA79D" w:rsidR="000C3649" w:rsidRPr="000C3649" w:rsidRDefault="000C3649" w:rsidP="00C4608C">
      <w:pPr>
        <w:numPr>
          <w:ilvl w:val="0"/>
          <w:numId w:val="177"/>
        </w:numPr>
        <w:spacing w:after="0"/>
        <w:ind w:left="714" w:hanging="357"/>
        <w:rPr>
          <w:rFonts w:eastAsia="Times New Roman" w:cs="Calibri"/>
          <w:lang w:eastAsia="de-AT"/>
          <w14:numForm w14:val="default"/>
        </w:rPr>
      </w:pPr>
      <w:r w:rsidRPr="000C3649">
        <w:rPr>
          <w:rFonts w:eastAsia="Times New Roman" w:cs="Calibri"/>
          <w:lang w:eastAsia="de-AT"/>
          <w14:numForm w14:val="default"/>
        </w:rPr>
        <w:t>Durchführung der quartalsweisen Verrechnung gemäß BKLR-</w:t>
      </w:r>
      <w:r w:rsidRPr="00FF4809">
        <w:rPr>
          <w:rFonts w:eastAsia="Times New Roman" w:cs="Calibri"/>
          <w:lang w:eastAsia="de-AT"/>
          <w14:numForm w14:val="default"/>
        </w:rPr>
        <w:t>Handbuch</w:t>
      </w:r>
    </w:p>
    <w:p w14:paraId="33DA3FA9" w14:textId="77777777" w:rsidR="000C3649" w:rsidRPr="000C3649" w:rsidRDefault="000C3649" w:rsidP="00C4608C">
      <w:pPr>
        <w:numPr>
          <w:ilvl w:val="0"/>
          <w:numId w:val="177"/>
        </w:numPr>
        <w:spacing w:after="0"/>
        <w:ind w:left="714" w:hanging="357"/>
        <w:rPr>
          <w:rFonts w:eastAsia="Times New Roman" w:cs="Calibri"/>
          <w:lang w:eastAsia="de-AT"/>
          <w14:numForm w14:val="default"/>
        </w:rPr>
      </w:pPr>
      <w:r w:rsidRPr="000C3649">
        <w:rPr>
          <w:rFonts w:eastAsia="Times New Roman" w:cs="Calibri"/>
          <w:lang w:eastAsia="de-AT"/>
          <w14:numForm w14:val="default"/>
        </w:rPr>
        <w:t xml:space="preserve">Administration der MIS-Zeitschätzung sowie laufende Stammdatenpflege </w:t>
      </w:r>
    </w:p>
    <w:p w14:paraId="56C911F5" w14:textId="77777777" w:rsidR="000C3649" w:rsidRPr="000C3649" w:rsidRDefault="000C3649" w:rsidP="00C4608C">
      <w:pPr>
        <w:numPr>
          <w:ilvl w:val="0"/>
          <w:numId w:val="177"/>
        </w:numPr>
        <w:spacing w:after="0"/>
        <w:ind w:left="714" w:hanging="357"/>
        <w:rPr>
          <w:rFonts w:eastAsia="Times New Roman" w:cs="Calibri"/>
          <w:lang w:eastAsia="de-AT"/>
          <w14:numForm w14:val="default"/>
        </w:rPr>
      </w:pPr>
      <w:r w:rsidRPr="000C3649">
        <w:rPr>
          <w:rFonts w:eastAsia="Times New Roman" w:cs="Calibri"/>
          <w:lang w:eastAsia="de-AT"/>
          <w14:numForm w14:val="default"/>
        </w:rPr>
        <w:t xml:space="preserve">Analyse der BKLR-Ergebnisse und Erstellung von Berichten </w:t>
      </w:r>
    </w:p>
    <w:p w14:paraId="7AC2BC7E" w14:textId="77777777" w:rsidR="000C3649" w:rsidRDefault="000C3649" w:rsidP="00C4608C">
      <w:pPr>
        <w:numPr>
          <w:ilvl w:val="0"/>
          <w:numId w:val="177"/>
        </w:numPr>
        <w:spacing w:after="0"/>
        <w:ind w:left="714" w:hanging="357"/>
        <w:rPr>
          <w:rFonts w:eastAsia="Times New Roman" w:cs="Calibri"/>
          <w:lang w:eastAsia="de-AT"/>
          <w14:numForm w14:val="default"/>
        </w:rPr>
      </w:pPr>
      <w:r w:rsidRPr="000C3649">
        <w:rPr>
          <w:rFonts w:eastAsia="Times New Roman" w:cs="Calibri"/>
          <w:lang w:eastAsia="de-AT"/>
          <w14:numForm w14:val="default"/>
        </w:rPr>
        <w:t xml:space="preserve">Durchführung der jährlichen PTP-Refundierung </w:t>
      </w:r>
    </w:p>
    <w:p w14:paraId="5A8EAEA4" w14:textId="77777777" w:rsidR="00C4608C" w:rsidRPr="000C3649" w:rsidRDefault="00C4608C" w:rsidP="00C4608C">
      <w:pPr>
        <w:spacing w:after="0"/>
        <w:ind w:left="714"/>
        <w:rPr>
          <w:rFonts w:eastAsia="Times New Roman" w:cs="Calibri"/>
          <w:lang w:eastAsia="de-AT"/>
          <w14:numForm w14:val="default"/>
        </w:rPr>
      </w:pPr>
    </w:p>
    <w:p w14:paraId="1BC61B79" w14:textId="77777777" w:rsidR="000C3649" w:rsidRPr="000C3649" w:rsidRDefault="000C3649" w:rsidP="00C4608C">
      <w:pPr>
        <w:spacing w:after="0"/>
        <w:rPr>
          <w:rFonts w:eastAsia="Times New Roman" w:cs="Calibri"/>
          <w:lang w:eastAsia="de-AT"/>
          <w14:numForm w14:val="default"/>
        </w:rPr>
      </w:pPr>
      <w:r w:rsidRPr="000C3649">
        <w:rPr>
          <w:rFonts w:eastAsia="Times New Roman" w:cs="Calibri"/>
          <w:b/>
          <w:bCs/>
          <w:lang w:eastAsia="de-AT"/>
          <w14:numForm w14:val="default"/>
        </w:rPr>
        <w:t>Rechnungswesen und Zahlungsverkehr</w:t>
      </w:r>
    </w:p>
    <w:p w14:paraId="1A18A170" w14:textId="77777777" w:rsidR="000C3649" w:rsidRPr="000C3649" w:rsidRDefault="000C3649" w:rsidP="00C4608C">
      <w:pPr>
        <w:numPr>
          <w:ilvl w:val="0"/>
          <w:numId w:val="178"/>
        </w:numPr>
        <w:spacing w:after="0"/>
        <w:ind w:left="714" w:hanging="357"/>
        <w:rPr>
          <w:rFonts w:eastAsia="Times New Roman" w:cs="Calibri"/>
          <w:lang w:eastAsia="de-AT"/>
          <w14:numForm w14:val="default"/>
        </w:rPr>
      </w:pPr>
      <w:r w:rsidRPr="000C3649">
        <w:rPr>
          <w:rFonts w:eastAsia="Times New Roman" w:cs="Calibri"/>
          <w:lang w:eastAsia="de-AT"/>
          <w14:numForm w14:val="default"/>
        </w:rPr>
        <w:t xml:space="preserve">Erfassung und Abwicklung sämtlicher Rechnungen im HV-SAP </w:t>
      </w:r>
    </w:p>
    <w:p w14:paraId="3DF60D2B" w14:textId="77777777" w:rsidR="000C3649" w:rsidRPr="000C3649" w:rsidRDefault="000C3649" w:rsidP="00C4608C">
      <w:pPr>
        <w:numPr>
          <w:ilvl w:val="0"/>
          <w:numId w:val="178"/>
        </w:numPr>
        <w:spacing w:after="0"/>
        <w:ind w:left="714" w:hanging="357"/>
        <w:rPr>
          <w:rFonts w:eastAsia="Times New Roman" w:cs="Calibri"/>
          <w:lang w:eastAsia="de-AT"/>
          <w14:numForm w14:val="default"/>
        </w:rPr>
      </w:pPr>
      <w:r w:rsidRPr="000C3649">
        <w:rPr>
          <w:rFonts w:eastAsia="Times New Roman" w:cs="Calibri"/>
          <w:lang w:eastAsia="de-AT"/>
          <w14:numForm w14:val="default"/>
        </w:rPr>
        <w:t xml:space="preserve">Bearbeitung des Mahnwesens sowie Durchführung von Kassaprüfungen </w:t>
      </w:r>
    </w:p>
    <w:p w14:paraId="23640F67" w14:textId="77777777" w:rsidR="000C3649" w:rsidRPr="000C3649" w:rsidRDefault="000C3649" w:rsidP="00C4608C">
      <w:pPr>
        <w:numPr>
          <w:ilvl w:val="0"/>
          <w:numId w:val="178"/>
        </w:numPr>
        <w:spacing w:after="0"/>
        <w:ind w:left="714" w:hanging="357"/>
        <w:rPr>
          <w:rFonts w:eastAsia="Times New Roman" w:cs="Calibri"/>
          <w:lang w:eastAsia="de-AT"/>
          <w14:numForm w14:val="default"/>
        </w:rPr>
      </w:pPr>
      <w:r w:rsidRPr="000C3649">
        <w:rPr>
          <w:rFonts w:eastAsia="Times New Roman" w:cs="Calibri"/>
          <w:lang w:eastAsia="de-AT"/>
          <w14:numForm w14:val="default"/>
        </w:rPr>
        <w:t xml:space="preserve">Betrieb der Zahlstelle (insb. Standort Schiffamtsgasse) </w:t>
      </w:r>
    </w:p>
    <w:p w14:paraId="50AFA1A8" w14:textId="77777777" w:rsidR="000C3649" w:rsidRDefault="000C3649" w:rsidP="00C4608C">
      <w:pPr>
        <w:numPr>
          <w:ilvl w:val="0"/>
          <w:numId w:val="178"/>
        </w:numPr>
        <w:spacing w:after="0"/>
        <w:ind w:left="714" w:hanging="357"/>
        <w:rPr>
          <w:rFonts w:eastAsia="Times New Roman" w:cs="Calibri"/>
          <w:lang w:eastAsia="de-AT"/>
          <w14:numForm w14:val="default"/>
        </w:rPr>
      </w:pPr>
      <w:r w:rsidRPr="000C3649">
        <w:rPr>
          <w:rFonts w:eastAsia="Times New Roman" w:cs="Calibri"/>
          <w:lang w:eastAsia="de-AT"/>
          <w14:numForm w14:val="default"/>
        </w:rPr>
        <w:t xml:space="preserve">Abwicklung von Haftrücklässen, Bankgarantien und Refundierungen (z. B. Doppel- oder Fehleinzahlungen) </w:t>
      </w:r>
    </w:p>
    <w:p w14:paraId="3BC8A17B" w14:textId="77777777" w:rsidR="00C4608C" w:rsidRPr="000C3649" w:rsidRDefault="00C4608C" w:rsidP="00C4608C">
      <w:pPr>
        <w:spacing w:after="0"/>
        <w:ind w:left="714"/>
        <w:rPr>
          <w:rFonts w:eastAsia="Times New Roman" w:cs="Calibri"/>
          <w:lang w:eastAsia="de-AT"/>
          <w14:numForm w14:val="default"/>
        </w:rPr>
      </w:pPr>
    </w:p>
    <w:p w14:paraId="7CD98F8E" w14:textId="77777777" w:rsidR="000C3649" w:rsidRPr="000C3649" w:rsidRDefault="000C3649" w:rsidP="00C4608C">
      <w:pPr>
        <w:spacing w:after="0"/>
        <w:rPr>
          <w:rFonts w:eastAsia="Times New Roman" w:cs="Calibri"/>
          <w:lang w:eastAsia="de-AT"/>
          <w14:numForm w14:val="default"/>
        </w:rPr>
      </w:pPr>
      <w:r w:rsidRPr="000C3649">
        <w:rPr>
          <w:rFonts w:eastAsia="Times New Roman" w:cs="Calibri"/>
          <w:b/>
          <w:bCs/>
          <w:lang w:eastAsia="de-AT"/>
          <w14:numForm w14:val="default"/>
        </w:rPr>
        <w:t>Schnittstellenmanagement</w:t>
      </w:r>
    </w:p>
    <w:p w14:paraId="739BF531" w14:textId="70609C6D" w:rsidR="000C3649" w:rsidRDefault="000C3649" w:rsidP="00C4608C">
      <w:pPr>
        <w:numPr>
          <w:ilvl w:val="0"/>
          <w:numId w:val="179"/>
        </w:numPr>
        <w:spacing w:after="0"/>
        <w:rPr>
          <w:rFonts w:eastAsia="Times New Roman" w:cs="Calibri"/>
          <w:lang w:eastAsia="de-AT"/>
          <w14:numForm w14:val="default"/>
        </w:rPr>
      </w:pPr>
      <w:r w:rsidRPr="000C3649">
        <w:rPr>
          <w:rFonts w:eastAsia="Times New Roman" w:cs="Calibri"/>
          <w:lang w:eastAsia="de-AT"/>
          <w14:numForm w14:val="default"/>
        </w:rPr>
        <w:t>Koordination und Zusammenarbeit mit der Buchhaltungsagentur</w:t>
      </w:r>
    </w:p>
    <w:p w14:paraId="37F4B92B" w14:textId="77777777" w:rsidR="00DC3CCF" w:rsidRDefault="00DC3CCF" w:rsidP="00DC3CCF">
      <w:pPr>
        <w:spacing w:after="0"/>
        <w:rPr>
          <w:rFonts w:eastAsia="Times New Roman" w:cs="Calibri"/>
          <w:lang w:eastAsia="de-AT"/>
          <w14:numForm w14:val="default"/>
        </w:rPr>
      </w:pPr>
    </w:p>
    <w:p w14:paraId="03EDEF2F" w14:textId="77777777" w:rsidR="00DC3CCF" w:rsidRPr="00FB255D" w:rsidRDefault="00DC3CCF" w:rsidP="00DC3CCF">
      <w:pPr>
        <w:spacing w:after="0"/>
        <w:rPr>
          <w:rFonts w:eastAsia="Times New Roman" w:cs="Calibri"/>
          <w:lang w:eastAsia="de-AT"/>
          <w14:numForm w14:val="default"/>
        </w:rPr>
      </w:pPr>
    </w:p>
    <w:p w14:paraId="65722362" w14:textId="4C6BD054" w:rsidR="005E789D" w:rsidRPr="006B5E07" w:rsidRDefault="005E789D" w:rsidP="00DE619E">
      <w:pPr>
        <w:pStyle w:val="2nummeriert"/>
      </w:pPr>
      <w:bookmarkStart w:id="141" w:name="_Toc226466593"/>
      <w:r w:rsidRPr="006B5E07">
        <w:t>Abteilung Marketing und Kundenservice</w:t>
      </w:r>
      <w:r w:rsidR="00DC3CCF">
        <w:t xml:space="preserve"> (Präs/4)</w:t>
      </w:r>
      <w:bookmarkEnd w:id="141"/>
    </w:p>
    <w:p w14:paraId="2D68D218" w14:textId="08E51B44" w:rsidR="00C4608C" w:rsidRPr="00C4608C" w:rsidRDefault="00C4608C" w:rsidP="00C4608C">
      <w:pPr>
        <w:pStyle w:val="3nummeriert"/>
        <w:numPr>
          <w:ilvl w:val="0"/>
          <w:numId w:val="0"/>
        </w:numPr>
        <w:spacing w:before="0"/>
        <w:outlineLvl w:val="9"/>
        <w:rPr>
          <w:rFonts w:eastAsia="Corbel"/>
          <w:b w:val="0"/>
          <w:sz w:val="22"/>
          <w:szCs w:val="22"/>
        </w:rPr>
      </w:pPr>
      <w:r>
        <w:rPr>
          <w:rFonts w:eastAsia="Corbel"/>
          <w:b w:val="0"/>
          <w:sz w:val="22"/>
          <w:szCs w:val="22"/>
        </w:rPr>
        <w:br/>
      </w:r>
      <w:r w:rsidR="006B5E07">
        <w:rPr>
          <w:rFonts w:eastAsia="Corbel"/>
          <w:b w:val="0"/>
          <w:sz w:val="22"/>
          <w:szCs w:val="22"/>
        </w:rPr>
        <w:t xml:space="preserve">Die Abteilung Präs/4 ist für das Marketing, die Kundenbetreuung sowie die Abgabe und Verrechnung im Bereich Vermessung und Geoinformation zuständig. Sie stellt sicher, dass Produkte und Dienstleistungen den Anforderungen der Kundinnen und Kunden entsprechen und diese – von Verwaltung über Wirtschaft bis hin zu Bürgern – österreichweit einheitlich informiert, beraten und optimal mit Geobasisdaten versorgt werden. </w:t>
      </w:r>
      <w:r>
        <w:rPr>
          <w:rFonts w:eastAsia="Corbel"/>
          <w:b w:val="0"/>
          <w:sz w:val="22"/>
          <w:szCs w:val="22"/>
        </w:rPr>
        <w:br/>
      </w:r>
    </w:p>
    <w:p w14:paraId="6F00A65A" w14:textId="296CD2AF" w:rsidR="00C4608C" w:rsidRPr="00C4608C" w:rsidRDefault="006B5E07" w:rsidP="00C4608C">
      <w:pPr>
        <w:pStyle w:val="3nummeriert"/>
        <w:spacing w:before="0"/>
      </w:pPr>
      <w:bookmarkStart w:id="142" w:name="_Toc226466594"/>
      <w:r w:rsidRPr="006B5E07">
        <w:t>Referat Marketing (Präs/4a)</w:t>
      </w:r>
      <w:bookmarkEnd w:id="142"/>
      <w:r w:rsidR="00C4608C">
        <w:br/>
      </w:r>
    </w:p>
    <w:p w14:paraId="21983B99" w14:textId="77777777" w:rsidR="00C4608C" w:rsidRPr="00C4608C" w:rsidRDefault="00C4608C" w:rsidP="009B754A">
      <w:pPr>
        <w:spacing w:after="0"/>
        <w:rPr>
          <w:b/>
          <w:bCs/>
        </w:rPr>
      </w:pPr>
      <w:r w:rsidRPr="00C4608C">
        <w:rPr>
          <w:b/>
          <w:bCs/>
        </w:rPr>
        <w:t>Produkt-, Preis-, Kommunikations- und Vertriebspolitik</w:t>
      </w:r>
    </w:p>
    <w:p w14:paraId="06198CAC" w14:textId="70B31778" w:rsidR="00FB255D" w:rsidRPr="00C4608C" w:rsidRDefault="00FB255D" w:rsidP="009B754A">
      <w:pPr>
        <w:pStyle w:val="Listenabsatz"/>
        <w:numPr>
          <w:ilvl w:val="0"/>
          <w:numId w:val="180"/>
        </w:numPr>
        <w:spacing w:after="0"/>
      </w:pPr>
      <w:r w:rsidRPr="00C4608C">
        <w:rPr>
          <w:rFonts w:eastAsia="Times New Roman" w:cs="Calibri"/>
          <w:lang w:eastAsia="de-AT"/>
          <w14:numForm w14:val="default"/>
        </w:rPr>
        <w:t xml:space="preserve">Steuerung des gesamten Produktlebenszyklus von der Entwicklung bis zum Vertrieb inkl. Marketing, Benchmarking und Markenpolitik </w:t>
      </w:r>
    </w:p>
    <w:p w14:paraId="1D365297" w14:textId="6EB04639" w:rsidR="00FB255D" w:rsidRPr="00C4608C" w:rsidRDefault="00FB255D" w:rsidP="009B754A">
      <w:pPr>
        <w:pStyle w:val="Listenabsatz"/>
        <w:numPr>
          <w:ilvl w:val="0"/>
          <w:numId w:val="180"/>
        </w:numPr>
        <w:spacing w:after="0"/>
        <w:ind w:left="714" w:hanging="357"/>
        <w:rPr>
          <w:rFonts w:eastAsia="Times New Roman" w:cs="Calibri"/>
          <w:lang w:eastAsia="de-AT"/>
          <w14:numForm w14:val="default"/>
        </w:rPr>
      </w:pPr>
      <w:r w:rsidRPr="00C4608C">
        <w:rPr>
          <w:rFonts w:eastAsia="Times New Roman" w:cs="Calibri"/>
          <w:lang w:eastAsia="de-AT"/>
          <w14:numForm w14:val="default"/>
        </w:rPr>
        <w:t xml:space="preserve">Ableitung von Maßnahmen zur Steigerung der Kundenzufriedenheit sowie Pflege und Weiterentwicklung der Produktinformationen </w:t>
      </w:r>
    </w:p>
    <w:p w14:paraId="480B35DC" w14:textId="6FCB9876" w:rsidR="00FB255D" w:rsidRPr="00C4608C" w:rsidRDefault="00FB255D" w:rsidP="009B754A">
      <w:pPr>
        <w:pStyle w:val="Listenabsatz"/>
        <w:numPr>
          <w:ilvl w:val="0"/>
          <w:numId w:val="180"/>
        </w:numPr>
        <w:spacing w:after="0"/>
        <w:ind w:left="714" w:hanging="357"/>
        <w:rPr>
          <w:rFonts w:eastAsia="Times New Roman" w:cs="Calibri"/>
          <w:lang w:eastAsia="de-AT"/>
          <w14:numForm w14:val="default"/>
        </w:rPr>
      </w:pPr>
      <w:r w:rsidRPr="00C4608C">
        <w:rPr>
          <w:rFonts w:eastAsia="Times New Roman" w:cs="Calibri"/>
          <w:lang w:eastAsia="de-AT"/>
          <w14:numForm w14:val="default"/>
        </w:rPr>
        <w:t xml:space="preserve">Entwicklung und laufende Evaluierung von Preis-, Gebühren- und Konditionenmodellen inkl. AGB </w:t>
      </w:r>
    </w:p>
    <w:p w14:paraId="711E0BF1" w14:textId="7671C464" w:rsidR="00FB255D" w:rsidRPr="00C4608C" w:rsidRDefault="00FB255D" w:rsidP="009B754A">
      <w:pPr>
        <w:pStyle w:val="Listenabsatz"/>
        <w:numPr>
          <w:ilvl w:val="0"/>
          <w:numId w:val="180"/>
        </w:numPr>
        <w:spacing w:after="0"/>
        <w:ind w:left="714" w:hanging="357"/>
        <w:rPr>
          <w:rFonts w:eastAsia="Times New Roman" w:cs="Calibri"/>
          <w:lang w:eastAsia="de-AT"/>
          <w14:numForm w14:val="default"/>
        </w:rPr>
      </w:pPr>
      <w:r w:rsidRPr="00C4608C">
        <w:rPr>
          <w:rFonts w:eastAsia="Times New Roman" w:cs="Calibri"/>
          <w:lang w:eastAsia="de-AT"/>
          <w14:numForm w14:val="default"/>
        </w:rPr>
        <w:t xml:space="preserve">Planung und Umsetzung zielgerichteter Kommunikationsmaßnahmen und Inhalte </w:t>
      </w:r>
    </w:p>
    <w:p w14:paraId="28BD0048" w14:textId="20EEEE52" w:rsidR="00FB255D" w:rsidRPr="00C4608C" w:rsidRDefault="00FB255D" w:rsidP="009B754A">
      <w:pPr>
        <w:pStyle w:val="Listenabsatz"/>
        <w:numPr>
          <w:ilvl w:val="0"/>
          <w:numId w:val="180"/>
        </w:numPr>
        <w:spacing w:after="0"/>
        <w:ind w:left="714" w:hanging="357"/>
        <w:rPr>
          <w:rFonts w:eastAsia="Times New Roman" w:cs="Calibri"/>
          <w:lang w:eastAsia="de-AT"/>
          <w14:numForm w14:val="default"/>
        </w:rPr>
      </w:pPr>
      <w:r w:rsidRPr="00C4608C">
        <w:rPr>
          <w:rFonts w:eastAsia="Times New Roman" w:cs="Calibri"/>
          <w:lang w:eastAsia="de-AT"/>
          <w14:numForm w14:val="default"/>
        </w:rPr>
        <w:t xml:space="preserve">Analyse, Steuerung und Weiterentwicklung der Vertriebswege (inkl. BEV-Shop und digitale Services) </w:t>
      </w:r>
    </w:p>
    <w:p w14:paraId="0AF26109" w14:textId="466AD3DA" w:rsidR="00FB255D" w:rsidRPr="00C4608C" w:rsidRDefault="00FB255D" w:rsidP="009B754A">
      <w:pPr>
        <w:pStyle w:val="Listenabsatz"/>
        <w:numPr>
          <w:ilvl w:val="0"/>
          <w:numId w:val="180"/>
        </w:numPr>
        <w:spacing w:after="0"/>
        <w:ind w:left="714" w:hanging="357"/>
        <w:rPr>
          <w:rFonts w:cs="Calibri"/>
        </w:rPr>
      </w:pPr>
      <w:r w:rsidRPr="00C4608C">
        <w:rPr>
          <w:rFonts w:eastAsia="Times New Roman" w:cs="Calibri"/>
          <w:lang w:eastAsia="de-AT"/>
          <w14:numForm w14:val="default"/>
        </w:rPr>
        <w:t>Technische und operative Betreuung der Vertriebssysteme (EGA-SAP), inkl. Konfiguration, Reporting und Fehlerbehebung</w:t>
      </w:r>
    </w:p>
    <w:p w14:paraId="439E1F75" w14:textId="77777777" w:rsidR="00C4608C" w:rsidRPr="00C4608C" w:rsidRDefault="00C4608C" w:rsidP="009B754A">
      <w:pPr>
        <w:pStyle w:val="Listenabsatz"/>
        <w:numPr>
          <w:ilvl w:val="0"/>
          <w:numId w:val="0"/>
        </w:numPr>
        <w:spacing w:after="0"/>
        <w:ind w:left="714"/>
        <w:rPr>
          <w:rFonts w:cs="Calibri"/>
        </w:rPr>
      </w:pPr>
    </w:p>
    <w:p w14:paraId="30E48E0C" w14:textId="6DF07D46" w:rsidR="009B754A" w:rsidRPr="00BA3331" w:rsidRDefault="006B5E07" w:rsidP="009B754A">
      <w:pPr>
        <w:pStyle w:val="3nummeriert"/>
        <w:spacing w:before="0"/>
      </w:pPr>
      <w:bookmarkStart w:id="143" w:name="_Toc226466595"/>
      <w:r w:rsidRPr="006B5E07">
        <w:t>Referat Kundenbetreuung (Präs/4b)</w:t>
      </w:r>
      <w:bookmarkEnd w:id="143"/>
      <w:r w:rsidR="00C4608C">
        <w:br/>
      </w:r>
    </w:p>
    <w:p w14:paraId="340AAB8B" w14:textId="08B311D7" w:rsidR="006B5E07" w:rsidRPr="00C4608C" w:rsidRDefault="006B5E07" w:rsidP="009B754A">
      <w:pPr>
        <w:spacing w:after="0"/>
        <w:rPr>
          <w:rFonts w:cs="Calibri"/>
          <w:b/>
        </w:rPr>
      </w:pPr>
      <w:r w:rsidRPr="00C4608C">
        <w:rPr>
          <w:rFonts w:cs="Calibri"/>
          <w:b/>
        </w:rPr>
        <w:t>Kundenberatung und Auftragsabwicklung</w:t>
      </w:r>
    </w:p>
    <w:p w14:paraId="132E3532" w14:textId="77777777" w:rsidR="00C4608C" w:rsidRPr="00C4608C" w:rsidRDefault="00C4608C" w:rsidP="009B754A">
      <w:pPr>
        <w:pStyle w:val="Listenabsatz"/>
        <w:numPr>
          <w:ilvl w:val="0"/>
          <w:numId w:val="184"/>
        </w:numPr>
        <w:spacing w:after="0"/>
        <w:rPr>
          <w:rFonts w:eastAsia="Times New Roman" w:cs="Calibri"/>
          <w:lang w:eastAsia="de-AT"/>
          <w14:numForm w14:val="default"/>
        </w:rPr>
      </w:pPr>
      <w:r w:rsidRPr="00C4608C">
        <w:rPr>
          <w:rFonts w:eastAsia="Times New Roman" w:cs="Calibri"/>
          <w:lang w:eastAsia="de-AT"/>
          <w14:numForm w14:val="default"/>
        </w:rPr>
        <w:lastRenderedPageBreak/>
        <w:t xml:space="preserve">Betreuung von Kunden in den Bereichen Vermessung und Geoinformation inkl. Beratung, Verkauf und Vertragsabwicklung </w:t>
      </w:r>
    </w:p>
    <w:p w14:paraId="6EBB81EC" w14:textId="77777777" w:rsidR="00C4608C" w:rsidRPr="00C4608C" w:rsidRDefault="00C4608C" w:rsidP="009B754A">
      <w:pPr>
        <w:pStyle w:val="Listenabsatz"/>
        <w:numPr>
          <w:ilvl w:val="0"/>
          <w:numId w:val="184"/>
        </w:numPr>
        <w:spacing w:after="0"/>
        <w:rPr>
          <w:rFonts w:eastAsia="Times New Roman" w:cs="Calibri"/>
          <w:lang w:eastAsia="de-AT"/>
          <w14:numForm w14:val="default"/>
        </w:rPr>
      </w:pPr>
      <w:r w:rsidRPr="00C4608C">
        <w:rPr>
          <w:rFonts w:eastAsia="Times New Roman" w:cs="Calibri"/>
          <w:lang w:eastAsia="de-AT"/>
          <w14:numForm w14:val="default"/>
        </w:rPr>
        <w:t xml:space="preserve">Erstellung von Angeboten sowie Annahme, Prüfung und Verwaltung von Aufträgen </w:t>
      </w:r>
    </w:p>
    <w:p w14:paraId="2A7434DF" w14:textId="77777777" w:rsidR="00C4608C" w:rsidRPr="00C4608C" w:rsidRDefault="00C4608C" w:rsidP="009B754A">
      <w:pPr>
        <w:pStyle w:val="Listenabsatz"/>
        <w:numPr>
          <w:ilvl w:val="0"/>
          <w:numId w:val="184"/>
        </w:numPr>
        <w:spacing w:after="0"/>
        <w:rPr>
          <w:rFonts w:eastAsia="Times New Roman" w:cs="Calibri"/>
          <w:lang w:eastAsia="de-AT"/>
          <w14:numForm w14:val="default"/>
        </w:rPr>
      </w:pPr>
      <w:r w:rsidRPr="00C4608C">
        <w:rPr>
          <w:rFonts w:eastAsia="Times New Roman" w:cs="Calibri"/>
          <w:lang w:eastAsia="de-AT"/>
          <w14:numForm w14:val="default"/>
        </w:rPr>
        <w:t xml:space="preserve">Abwicklung von Bestellungen und Zertifikaten (z. B. APOS, PWS, INSPIRE) </w:t>
      </w:r>
    </w:p>
    <w:p w14:paraId="471D057C" w14:textId="77777777" w:rsidR="00C4608C" w:rsidRPr="00C4608C" w:rsidRDefault="00C4608C" w:rsidP="009B754A">
      <w:pPr>
        <w:spacing w:after="0"/>
        <w:rPr>
          <w:rFonts w:eastAsia="Times New Roman" w:cs="Calibri"/>
          <w:lang w:eastAsia="de-AT"/>
          <w14:numForm w14:val="default"/>
        </w:rPr>
      </w:pPr>
      <w:r w:rsidRPr="00C4608C">
        <w:rPr>
          <w:rFonts w:eastAsia="Times New Roman" w:cs="Calibri"/>
          <w:b/>
          <w:bCs/>
          <w:lang w:eastAsia="de-AT"/>
          <w14:numForm w14:val="default"/>
        </w:rPr>
        <w:t>Reklamations- und Qualitätsmanagement</w:t>
      </w:r>
    </w:p>
    <w:p w14:paraId="3F6841E9" w14:textId="77777777" w:rsidR="00C4608C" w:rsidRPr="00C4608C" w:rsidRDefault="00C4608C" w:rsidP="009B754A">
      <w:pPr>
        <w:numPr>
          <w:ilvl w:val="0"/>
          <w:numId w:val="182"/>
        </w:numPr>
        <w:spacing w:after="0"/>
        <w:rPr>
          <w:rFonts w:eastAsia="Times New Roman" w:cs="Calibri"/>
          <w:lang w:eastAsia="de-AT"/>
          <w14:numForm w14:val="default"/>
        </w:rPr>
      </w:pPr>
      <w:r w:rsidRPr="00C4608C">
        <w:rPr>
          <w:rFonts w:eastAsia="Times New Roman" w:cs="Calibri"/>
          <w:lang w:eastAsia="de-AT"/>
          <w14:numForm w14:val="default"/>
        </w:rPr>
        <w:t xml:space="preserve">Bearbeitung und Analyse von Reklamationen in Zusammenarbeit mit dem Qualitätsmanagement </w:t>
      </w:r>
    </w:p>
    <w:p w14:paraId="1DB555A6" w14:textId="77777777" w:rsidR="00C4608C" w:rsidRPr="00C4608C" w:rsidRDefault="00C4608C" w:rsidP="009B754A">
      <w:pPr>
        <w:numPr>
          <w:ilvl w:val="0"/>
          <w:numId w:val="182"/>
        </w:numPr>
        <w:spacing w:after="0"/>
        <w:rPr>
          <w:rFonts w:eastAsia="Times New Roman" w:cs="Calibri"/>
          <w:lang w:eastAsia="de-AT"/>
          <w14:numForm w14:val="default"/>
        </w:rPr>
      </w:pPr>
      <w:r w:rsidRPr="00C4608C">
        <w:rPr>
          <w:rFonts w:eastAsia="Times New Roman" w:cs="Calibri"/>
          <w:lang w:eastAsia="de-AT"/>
          <w14:numForm w14:val="default"/>
        </w:rPr>
        <w:t xml:space="preserve">Sicherstellung nachhaltiger Lösungen sowie laufende Kundennachbetreuung </w:t>
      </w:r>
    </w:p>
    <w:p w14:paraId="50A37827" w14:textId="77777777" w:rsidR="00C4608C" w:rsidRPr="00C4608C" w:rsidRDefault="00C4608C" w:rsidP="009B754A">
      <w:pPr>
        <w:numPr>
          <w:ilvl w:val="0"/>
          <w:numId w:val="182"/>
        </w:numPr>
        <w:spacing w:after="0"/>
        <w:rPr>
          <w:rFonts w:eastAsia="Times New Roman" w:cs="Calibri"/>
          <w:lang w:eastAsia="de-AT"/>
          <w14:numForm w14:val="default"/>
        </w:rPr>
      </w:pPr>
      <w:r w:rsidRPr="00C4608C">
        <w:rPr>
          <w:rFonts w:eastAsia="Times New Roman" w:cs="Calibri"/>
          <w:lang w:eastAsia="de-AT"/>
          <w14:numForm w14:val="default"/>
        </w:rPr>
        <w:t xml:space="preserve">Dokumentation von Kundenkontakten und Weiterentwicklung von Richtlinien </w:t>
      </w:r>
    </w:p>
    <w:p w14:paraId="2A454883" w14:textId="77777777" w:rsidR="00C4608C" w:rsidRPr="00C4608C" w:rsidRDefault="00C4608C" w:rsidP="009B754A">
      <w:pPr>
        <w:spacing w:after="0"/>
        <w:rPr>
          <w:rFonts w:eastAsia="Times New Roman" w:cs="Calibri"/>
          <w:lang w:eastAsia="de-AT"/>
          <w14:numForm w14:val="default"/>
        </w:rPr>
      </w:pPr>
      <w:r w:rsidRPr="00C4608C">
        <w:rPr>
          <w:rFonts w:eastAsia="Times New Roman" w:cs="Calibri"/>
          <w:b/>
          <w:bCs/>
          <w:lang w:eastAsia="de-AT"/>
          <w14:numForm w14:val="default"/>
        </w:rPr>
        <w:t>Koordination der Kundenservicestellen</w:t>
      </w:r>
    </w:p>
    <w:p w14:paraId="3EFB82FC" w14:textId="77777777" w:rsidR="00C4608C" w:rsidRPr="00C4608C" w:rsidRDefault="00C4608C" w:rsidP="009B754A">
      <w:pPr>
        <w:numPr>
          <w:ilvl w:val="0"/>
          <w:numId w:val="183"/>
        </w:numPr>
        <w:spacing w:after="0"/>
        <w:rPr>
          <w:rFonts w:eastAsia="Times New Roman" w:cs="Calibri"/>
          <w:lang w:eastAsia="de-AT"/>
          <w14:numForm w14:val="default"/>
        </w:rPr>
      </w:pPr>
      <w:r w:rsidRPr="00C4608C">
        <w:rPr>
          <w:rFonts w:eastAsia="Times New Roman" w:cs="Calibri"/>
          <w:lang w:eastAsia="de-AT"/>
          <w14:numForm w14:val="default"/>
        </w:rPr>
        <w:t xml:space="preserve">Fachliche Betreuung und Unterstützung der dezentralen Kundenservicestellen </w:t>
      </w:r>
    </w:p>
    <w:p w14:paraId="51DCDCA1" w14:textId="77777777" w:rsidR="00C4608C" w:rsidRPr="00C4608C" w:rsidRDefault="00C4608C" w:rsidP="009B754A">
      <w:pPr>
        <w:numPr>
          <w:ilvl w:val="0"/>
          <w:numId w:val="183"/>
        </w:numPr>
        <w:spacing w:after="0"/>
        <w:rPr>
          <w:rFonts w:eastAsia="Times New Roman" w:cs="Calibri"/>
          <w:lang w:eastAsia="de-AT"/>
          <w14:numForm w14:val="default"/>
        </w:rPr>
      </w:pPr>
      <w:r w:rsidRPr="00C4608C">
        <w:rPr>
          <w:rFonts w:eastAsia="Times New Roman" w:cs="Calibri"/>
          <w:lang w:eastAsia="de-AT"/>
          <w14:numForm w14:val="default"/>
        </w:rPr>
        <w:t xml:space="preserve">Durchführung von Schulungen und Servicetagungen </w:t>
      </w:r>
    </w:p>
    <w:p w14:paraId="2108F996" w14:textId="77777777" w:rsidR="00C4608C" w:rsidRDefault="00C4608C" w:rsidP="009B754A">
      <w:pPr>
        <w:numPr>
          <w:ilvl w:val="0"/>
          <w:numId w:val="183"/>
        </w:numPr>
        <w:spacing w:after="0"/>
        <w:rPr>
          <w:rFonts w:eastAsia="Times New Roman" w:cs="Calibri"/>
          <w:lang w:eastAsia="de-AT"/>
          <w14:numForm w14:val="default"/>
        </w:rPr>
      </w:pPr>
      <w:r w:rsidRPr="00C4608C">
        <w:rPr>
          <w:rFonts w:eastAsia="Times New Roman" w:cs="Calibri"/>
          <w:lang w:eastAsia="de-AT"/>
          <w14:numForm w14:val="default"/>
        </w:rPr>
        <w:t>Unterstützung bei abrechnungsrelevanten Fragestellungen</w:t>
      </w:r>
    </w:p>
    <w:p w14:paraId="70F03A45" w14:textId="77777777" w:rsidR="00C4608C" w:rsidRDefault="00C4608C" w:rsidP="009B754A">
      <w:pPr>
        <w:spacing w:after="0"/>
        <w:ind w:left="720"/>
        <w:rPr>
          <w:rFonts w:eastAsia="Times New Roman" w:cs="Calibri"/>
          <w:lang w:eastAsia="de-AT"/>
          <w14:numForm w14:val="default"/>
        </w:rPr>
      </w:pPr>
    </w:p>
    <w:p w14:paraId="6665A925" w14:textId="77777777" w:rsidR="00C4608C" w:rsidRPr="00C4608C" w:rsidRDefault="00C4608C" w:rsidP="00C4608C">
      <w:pPr>
        <w:spacing w:after="0" w:line="25" w:lineRule="atLeast"/>
        <w:ind w:left="720"/>
        <w:rPr>
          <w:rFonts w:eastAsia="Times New Roman" w:cs="Calibri"/>
          <w:lang w:eastAsia="de-AT"/>
          <w14:numForm w14:val="default"/>
        </w:rPr>
      </w:pPr>
    </w:p>
    <w:p w14:paraId="38F79B6B" w14:textId="5CB3464A" w:rsidR="006B5E07" w:rsidRPr="006B5E07" w:rsidRDefault="006B5E07" w:rsidP="00C4608C">
      <w:pPr>
        <w:pStyle w:val="3nummeriert"/>
        <w:spacing w:before="0"/>
      </w:pPr>
      <w:bookmarkStart w:id="144" w:name="_Toc226466596"/>
      <w:r w:rsidRPr="006B5E07">
        <w:t>Referat Abgabe und Verrechnung (Präs/4c)</w:t>
      </w:r>
      <w:bookmarkEnd w:id="144"/>
      <w:r w:rsidR="00C4608C">
        <w:br/>
      </w:r>
    </w:p>
    <w:p w14:paraId="6419134E" w14:textId="2240F349" w:rsidR="00C4608C" w:rsidRDefault="006B5E07" w:rsidP="00C4608C">
      <w:pPr>
        <w:spacing w:after="0"/>
        <w:rPr>
          <w:b/>
        </w:rPr>
      </w:pPr>
      <w:r>
        <w:rPr>
          <w:b/>
        </w:rPr>
        <w:t>Rechnungswesen</w:t>
      </w:r>
    </w:p>
    <w:p w14:paraId="6A3AEE19" w14:textId="77777777" w:rsidR="006B5E07" w:rsidRDefault="006B5E07" w:rsidP="00C4608C">
      <w:pPr>
        <w:pStyle w:val="Listenabsatz"/>
        <w:numPr>
          <w:ilvl w:val="0"/>
          <w:numId w:val="107"/>
        </w:numPr>
        <w:suppressAutoHyphens/>
        <w:autoSpaceDN w:val="0"/>
        <w:spacing w:after="0" w:line="276" w:lineRule="auto"/>
        <w:contextualSpacing w:val="0"/>
        <w:textAlignment w:val="baseline"/>
      </w:pPr>
      <w:r>
        <w:t>Verantwortung über Einnahmengebarung im BEV</w:t>
      </w:r>
    </w:p>
    <w:p w14:paraId="71CD2AA4" w14:textId="77777777" w:rsidR="006B5E07" w:rsidRDefault="006B5E07" w:rsidP="00C4608C">
      <w:pPr>
        <w:pStyle w:val="Listenabsatz"/>
        <w:numPr>
          <w:ilvl w:val="0"/>
          <w:numId w:val="107"/>
        </w:numPr>
        <w:suppressAutoHyphens/>
        <w:autoSpaceDN w:val="0"/>
        <w:spacing w:after="0" w:line="276" w:lineRule="auto"/>
        <w:contextualSpacing w:val="0"/>
        <w:textAlignment w:val="baseline"/>
      </w:pPr>
      <w:r>
        <w:t>Kontaktpflege zur Buchhaltungsagentur (BHAG) im Bereich der Einnahmengebarung</w:t>
      </w:r>
    </w:p>
    <w:p w14:paraId="66E9D58E" w14:textId="77777777" w:rsidR="006B5E07" w:rsidRDefault="006B5E07" w:rsidP="00C4608C">
      <w:pPr>
        <w:pStyle w:val="Listenabsatz"/>
        <w:numPr>
          <w:ilvl w:val="0"/>
          <w:numId w:val="107"/>
        </w:numPr>
        <w:suppressAutoHyphens/>
        <w:autoSpaceDN w:val="0"/>
        <w:spacing w:after="0" w:line="276" w:lineRule="auto"/>
        <w:contextualSpacing w:val="0"/>
        <w:textAlignment w:val="baseline"/>
      </w:pPr>
      <w:r>
        <w:t>Kontrolle der Rechnungsüberspielung in die HV-SAP incl. Fehlerbehebung</w:t>
      </w:r>
    </w:p>
    <w:p w14:paraId="33B28BB8" w14:textId="77777777" w:rsidR="006B5E07" w:rsidRDefault="006B5E07" w:rsidP="00C4608C">
      <w:pPr>
        <w:pStyle w:val="Listenabsatz"/>
        <w:numPr>
          <w:ilvl w:val="0"/>
          <w:numId w:val="107"/>
        </w:numPr>
        <w:suppressAutoHyphens/>
        <w:autoSpaceDN w:val="0"/>
        <w:spacing w:after="0" w:line="276" w:lineRule="auto"/>
        <w:contextualSpacing w:val="0"/>
        <w:textAlignment w:val="baseline"/>
      </w:pPr>
      <w:r>
        <w:t>Bewertung und Durchführung von Stornoanfragen</w:t>
      </w:r>
    </w:p>
    <w:p w14:paraId="63A6D13B" w14:textId="77777777" w:rsidR="006B5E07" w:rsidRDefault="006B5E07" w:rsidP="00C4608C">
      <w:pPr>
        <w:pStyle w:val="Listenabsatz"/>
        <w:numPr>
          <w:ilvl w:val="0"/>
          <w:numId w:val="107"/>
        </w:numPr>
        <w:suppressAutoHyphens/>
        <w:autoSpaceDN w:val="0"/>
        <w:spacing w:after="0" w:line="276" w:lineRule="auto"/>
        <w:contextualSpacing w:val="0"/>
        <w:textAlignment w:val="baseline"/>
      </w:pPr>
      <w:r>
        <w:t>Mahnwesen sowie Behandlung von Problemfällen bezüglich Zahlungseingang</w:t>
      </w:r>
    </w:p>
    <w:p w14:paraId="11B5B7E7" w14:textId="77777777" w:rsidR="006B5E07" w:rsidRDefault="006B5E07" w:rsidP="00C4608C">
      <w:pPr>
        <w:pStyle w:val="Listenabsatz"/>
        <w:numPr>
          <w:ilvl w:val="0"/>
          <w:numId w:val="107"/>
        </w:numPr>
        <w:suppressAutoHyphens/>
        <w:autoSpaceDN w:val="0"/>
        <w:spacing w:after="0" w:line="276" w:lineRule="auto"/>
        <w:contextualSpacing w:val="0"/>
        <w:textAlignment w:val="baseline"/>
      </w:pPr>
      <w:r>
        <w:t>Veranlassung von Einnahmen- und Auszahlungsanordnungen via Präs/3 an die BHAG</w:t>
      </w:r>
    </w:p>
    <w:p w14:paraId="2F635D6D" w14:textId="77777777" w:rsidR="00C4608C" w:rsidRDefault="00C4608C" w:rsidP="00C4608C">
      <w:pPr>
        <w:pStyle w:val="Listenabsatz"/>
        <w:numPr>
          <w:ilvl w:val="0"/>
          <w:numId w:val="0"/>
        </w:numPr>
        <w:suppressAutoHyphens/>
        <w:autoSpaceDN w:val="0"/>
        <w:spacing w:after="0" w:line="276" w:lineRule="auto"/>
        <w:ind w:left="720"/>
        <w:contextualSpacing w:val="0"/>
        <w:textAlignment w:val="baseline"/>
      </w:pPr>
    </w:p>
    <w:p w14:paraId="035CC8E0" w14:textId="4F08311B" w:rsidR="006B5E07" w:rsidRDefault="006B5E07" w:rsidP="00F63AF0">
      <w:pPr>
        <w:spacing w:after="0"/>
        <w:rPr>
          <w:b/>
        </w:rPr>
      </w:pPr>
      <w:r>
        <w:rPr>
          <w:b/>
        </w:rPr>
        <w:t>Kunden- und Benutzerverwaltung</w:t>
      </w:r>
    </w:p>
    <w:p w14:paraId="1992F672" w14:textId="77777777" w:rsidR="006B5E07" w:rsidRDefault="006B5E07" w:rsidP="00F63AF0">
      <w:pPr>
        <w:pStyle w:val="Listenabsatz"/>
        <w:numPr>
          <w:ilvl w:val="0"/>
          <w:numId w:val="107"/>
        </w:numPr>
        <w:suppressAutoHyphens/>
        <w:autoSpaceDN w:val="0"/>
        <w:spacing w:after="0" w:line="276" w:lineRule="auto"/>
        <w:contextualSpacing w:val="0"/>
        <w:textAlignment w:val="baseline"/>
      </w:pPr>
      <w:r>
        <w:t>Führen der Kunden- und Benutzerdatenbanken</w:t>
      </w:r>
    </w:p>
    <w:p w14:paraId="36052850" w14:textId="3413F37E" w:rsidR="006B5E07" w:rsidRDefault="006B5E07" w:rsidP="00F63AF0">
      <w:pPr>
        <w:pStyle w:val="Listenabsatz"/>
        <w:numPr>
          <w:ilvl w:val="0"/>
          <w:numId w:val="107"/>
        </w:numPr>
        <w:suppressAutoHyphens/>
        <w:autoSpaceDN w:val="0"/>
        <w:spacing w:after="0" w:line="276" w:lineRule="auto"/>
        <w:contextualSpacing w:val="0"/>
        <w:textAlignment w:val="baseline"/>
      </w:pPr>
      <w:r>
        <w:t>Kundenregistrierungen bearbeiten incl. Erfassung der Bankdaten per ZMV</w:t>
      </w:r>
      <w:r w:rsidR="00C4608C">
        <w:br/>
      </w:r>
    </w:p>
    <w:p w14:paraId="7EE8680A" w14:textId="22A54165" w:rsidR="006B5E07" w:rsidRDefault="006B5E07" w:rsidP="00F63AF0">
      <w:pPr>
        <w:spacing w:after="0"/>
        <w:rPr>
          <w:b/>
        </w:rPr>
      </w:pPr>
      <w:r>
        <w:rPr>
          <w:b/>
        </w:rPr>
        <w:t>Datenabgabe</w:t>
      </w:r>
    </w:p>
    <w:p w14:paraId="34EC45D0" w14:textId="77777777" w:rsidR="006B5E07" w:rsidRDefault="006B5E07" w:rsidP="00F63AF0">
      <w:pPr>
        <w:pStyle w:val="Listenabsatz"/>
        <w:numPr>
          <w:ilvl w:val="0"/>
          <w:numId w:val="107"/>
        </w:numPr>
        <w:suppressAutoHyphens/>
        <w:autoSpaceDN w:val="0"/>
        <w:spacing w:after="0" w:line="276" w:lineRule="auto"/>
        <w:contextualSpacing w:val="0"/>
        <w:textAlignment w:val="baseline"/>
      </w:pPr>
      <w:r>
        <w:t>Steuerung des Datenflusses und Auftragsabwicklung in EGA-SAP und ESP-Ticketsystem</w:t>
      </w:r>
    </w:p>
    <w:p w14:paraId="673F11E7" w14:textId="77777777" w:rsidR="006B5E07" w:rsidRDefault="006B5E07" w:rsidP="00F63AF0">
      <w:pPr>
        <w:pStyle w:val="Listenabsatz"/>
        <w:numPr>
          <w:ilvl w:val="0"/>
          <w:numId w:val="107"/>
        </w:numPr>
        <w:suppressAutoHyphens/>
        <w:autoSpaceDN w:val="0"/>
        <w:spacing w:after="0" w:line="276" w:lineRule="auto"/>
        <w:contextualSpacing w:val="0"/>
        <w:textAlignment w:val="baseline"/>
      </w:pPr>
      <w:r>
        <w:t>Datenabgabe (digitale Offline-Produkte per NextCloud oder E-Mail)</w:t>
      </w:r>
    </w:p>
    <w:p w14:paraId="799EC6D9" w14:textId="3174A3C3" w:rsidR="006B5E07" w:rsidRDefault="006B5E07" w:rsidP="00F63AF0">
      <w:pPr>
        <w:pStyle w:val="Listenabsatz"/>
        <w:numPr>
          <w:ilvl w:val="0"/>
          <w:numId w:val="107"/>
        </w:numPr>
        <w:suppressAutoHyphens/>
        <w:autoSpaceDN w:val="0"/>
        <w:spacing w:after="0" w:line="276" w:lineRule="auto"/>
        <w:contextualSpacing w:val="0"/>
        <w:textAlignment w:val="baseline"/>
        <w:rPr>
          <w:ins w:id="145" w:author="Steinkellner Claudia" w:date="2026-04-14T10:47:00Z"/>
        </w:rPr>
      </w:pPr>
      <w:r>
        <w:t>Auslieferung analoger Produkte</w:t>
      </w:r>
    </w:p>
    <w:p w14:paraId="62BB4FE5" w14:textId="77777777" w:rsidR="00A07683" w:rsidRDefault="00A07683">
      <w:pPr>
        <w:pStyle w:val="Listenabsatz"/>
        <w:numPr>
          <w:ilvl w:val="0"/>
          <w:numId w:val="0"/>
        </w:numPr>
        <w:suppressAutoHyphens/>
        <w:autoSpaceDN w:val="0"/>
        <w:spacing w:after="0" w:line="276" w:lineRule="auto"/>
        <w:ind w:left="720"/>
        <w:contextualSpacing w:val="0"/>
        <w:textAlignment w:val="baseline"/>
        <w:pPrChange w:id="146" w:author="Steinkellner Claudia" w:date="2026-04-14T10:47:00Z">
          <w:pPr>
            <w:pStyle w:val="Listenabsatz"/>
            <w:numPr>
              <w:numId w:val="107"/>
            </w:numPr>
            <w:suppressAutoHyphens/>
            <w:autoSpaceDN w:val="0"/>
            <w:spacing w:after="0" w:line="276" w:lineRule="auto"/>
            <w:contextualSpacing w:val="0"/>
            <w:textAlignment w:val="baseline"/>
          </w:pPr>
        </w:pPrChange>
      </w:pPr>
    </w:p>
    <w:p w14:paraId="2F796DC4" w14:textId="679BD217" w:rsidR="005E789D" w:rsidRPr="005E789D" w:rsidRDefault="005E789D" w:rsidP="00DE619E">
      <w:pPr>
        <w:pStyle w:val="2nummeriert"/>
      </w:pPr>
      <w:bookmarkStart w:id="147" w:name="_Toc226466597"/>
      <w:r>
        <w:t>Abteilung IT-Servicemanagement und IT-Infrastruktur</w:t>
      </w:r>
      <w:r w:rsidR="00DC3CCF">
        <w:t xml:space="preserve"> (Präs/5)</w:t>
      </w:r>
      <w:bookmarkEnd w:id="147"/>
    </w:p>
    <w:p w14:paraId="3C595989" w14:textId="6E707B9F" w:rsidR="006400FE" w:rsidRDefault="006400FE" w:rsidP="006400FE">
      <w:r>
        <w:t xml:space="preserve">Die Abteilung IT-Servicemanagement und IT-Infrastruktur verantwortet die Bereitstellung, den Betrieb und die Weiterentwicklung der gesamten IT-Basisinfrastruktur des BEV und stellt ein effizientes, sicheres und stabiles IT-Serviceumfeld für alle Standorte und Fachanwendungen </w:t>
      </w:r>
      <w:r>
        <w:lastRenderedPageBreak/>
        <w:t>sicher. Der Fokus liegt dabei nicht auf einem standardisierten IT-Betrieb, sondern auf der hochspezialisierten Unterstützung komplexer Fachanwendungen im Vermessungs- und Eichwesen, die erhöhte Anforderungen an Infrastruktur, Integration und Betrieb stellen.</w:t>
      </w:r>
    </w:p>
    <w:p w14:paraId="26167451" w14:textId="77777777" w:rsidR="006400FE" w:rsidRPr="006400FE" w:rsidRDefault="006400FE" w:rsidP="006400FE">
      <w:pPr>
        <w:shd w:val="clear" w:color="auto" w:fill="FFFFFF"/>
        <w:spacing w:before="100" w:beforeAutospacing="1" w:after="0" w:line="240" w:lineRule="auto"/>
        <w:rPr>
          <w:b/>
          <w:bCs/>
        </w:rPr>
      </w:pPr>
      <w:r w:rsidRPr="006400FE">
        <w:rPr>
          <w:b/>
          <w:bCs/>
        </w:rPr>
        <w:t>Aufgabenbereiche</w:t>
      </w:r>
    </w:p>
    <w:p w14:paraId="467905B1" w14:textId="77777777" w:rsidR="006400FE" w:rsidRDefault="006400FE" w:rsidP="006400FE">
      <w:pPr>
        <w:pStyle w:val="Listenabsatz"/>
        <w:numPr>
          <w:ilvl w:val="0"/>
          <w:numId w:val="185"/>
        </w:numPr>
        <w:shd w:val="clear" w:color="auto" w:fill="FFFFFF"/>
        <w:spacing w:before="100" w:beforeAutospacing="1" w:after="0"/>
        <w:ind w:left="714" w:hanging="357"/>
      </w:pPr>
      <w:r>
        <w:t>Strategische Planung und Architektur der IT-Infrastruktur und Basisplattformen</w:t>
      </w:r>
    </w:p>
    <w:p w14:paraId="2BDC2EF8" w14:textId="77777777" w:rsidR="006400FE" w:rsidRDefault="006400FE" w:rsidP="006400FE">
      <w:pPr>
        <w:pStyle w:val="Listenabsatz"/>
        <w:numPr>
          <w:ilvl w:val="0"/>
          <w:numId w:val="185"/>
        </w:numPr>
        <w:shd w:val="clear" w:color="auto" w:fill="FFFFFF"/>
        <w:spacing w:before="100" w:beforeAutospacing="1" w:after="0"/>
        <w:ind w:left="714" w:hanging="357"/>
      </w:pPr>
      <w:r>
        <w:t>Betrieb und Weiterentwicklung zentraler Plattformservices (z. B. virtuelle Arbeitsplätze, Directory Services, Authentifizierungssysteme, Containerlösungen)</w:t>
      </w:r>
    </w:p>
    <w:p w14:paraId="3902A780" w14:textId="77777777" w:rsidR="006400FE" w:rsidRDefault="006400FE" w:rsidP="006400FE">
      <w:pPr>
        <w:pStyle w:val="Listenabsatz"/>
        <w:numPr>
          <w:ilvl w:val="0"/>
          <w:numId w:val="185"/>
        </w:numPr>
        <w:shd w:val="clear" w:color="auto" w:fill="FFFFFF"/>
        <w:spacing w:before="100" w:beforeAutospacing="1" w:after="0"/>
        <w:ind w:left="714" w:hanging="357"/>
      </w:pPr>
      <w:r>
        <w:t>Bereitstellung und Betrieb von Archivsystemen sowie zentralen Querschnittsanwendungen (z. B. Messaging-, Datenbank- und Dokumentenmanagementsysteme)</w:t>
      </w:r>
    </w:p>
    <w:p w14:paraId="35E0B750" w14:textId="77777777" w:rsidR="006400FE" w:rsidRDefault="006400FE" w:rsidP="006400FE">
      <w:pPr>
        <w:pStyle w:val="Listenabsatz"/>
        <w:numPr>
          <w:ilvl w:val="0"/>
          <w:numId w:val="185"/>
        </w:numPr>
        <w:shd w:val="clear" w:color="auto" w:fill="FFFFFF"/>
        <w:spacing w:before="100" w:beforeAutospacing="1" w:after="0"/>
        <w:ind w:left="714" w:hanging="357"/>
      </w:pPr>
      <w:r>
        <w:t>Sicherstellung der IT-Sicherheit (inkl. Netzwerk-, System- und Zugriffssicherheit sowie Schutzmechanismen auf allen Ebenen)</w:t>
      </w:r>
    </w:p>
    <w:p w14:paraId="08E53B6D" w14:textId="77777777" w:rsidR="006400FE" w:rsidRDefault="006400FE" w:rsidP="006400FE">
      <w:pPr>
        <w:pStyle w:val="Listenabsatz"/>
        <w:numPr>
          <w:ilvl w:val="0"/>
          <w:numId w:val="185"/>
        </w:numPr>
        <w:shd w:val="clear" w:color="auto" w:fill="FFFFFF"/>
        <w:spacing w:before="100" w:beforeAutospacing="1" w:after="0"/>
        <w:ind w:left="714" w:hanging="357"/>
      </w:pPr>
      <w:r>
        <w:t>Betrieb und Management der Rechenzentrums-, Netzwerk-, Server-, Storage- und Datenbankinfrastruktur</w:t>
      </w:r>
    </w:p>
    <w:p w14:paraId="5D258363" w14:textId="77777777" w:rsidR="006400FE" w:rsidRDefault="006400FE" w:rsidP="006400FE">
      <w:pPr>
        <w:pStyle w:val="Listenabsatz"/>
        <w:numPr>
          <w:ilvl w:val="0"/>
          <w:numId w:val="185"/>
        </w:numPr>
        <w:shd w:val="clear" w:color="auto" w:fill="FFFFFF"/>
        <w:spacing w:before="100" w:beforeAutospacing="1" w:after="0"/>
        <w:ind w:left="714" w:hanging="357"/>
      </w:pPr>
      <w:r>
        <w:t>Clientmanagement sowie Betrieb von spezialisierten Arbeitsplatzsystemen</w:t>
      </w:r>
    </w:p>
    <w:p w14:paraId="58999321" w14:textId="77777777" w:rsidR="006400FE" w:rsidRDefault="006400FE" w:rsidP="006400FE">
      <w:pPr>
        <w:pStyle w:val="Listenabsatz"/>
        <w:numPr>
          <w:ilvl w:val="0"/>
          <w:numId w:val="185"/>
        </w:numPr>
        <w:shd w:val="clear" w:color="auto" w:fill="FFFFFF"/>
        <w:spacing w:before="100" w:beforeAutospacing="1" w:after="0"/>
        <w:ind w:left="714" w:hanging="357"/>
      </w:pPr>
      <w:r>
        <w:t>IT-Support und Servicedesk für die gesamte Organisation</w:t>
      </w:r>
    </w:p>
    <w:p w14:paraId="39EA0D8D" w14:textId="77777777" w:rsidR="006400FE" w:rsidRDefault="006400FE" w:rsidP="006400FE">
      <w:pPr>
        <w:pStyle w:val="Listenabsatz"/>
        <w:numPr>
          <w:ilvl w:val="0"/>
          <w:numId w:val="185"/>
        </w:numPr>
        <w:shd w:val="clear" w:color="auto" w:fill="FFFFFF"/>
        <w:spacing w:before="100" w:beforeAutospacing="1" w:after="0"/>
        <w:ind w:left="714" w:hanging="357"/>
      </w:pPr>
      <w:r>
        <w:t>Konzeption und Betrieb spezialisierter IT-Umgebungen (z. B. Laborinfrastrukturen im Eichwesen)</w:t>
      </w:r>
    </w:p>
    <w:p w14:paraId="694069D5" w14:textId="12373A25" w:rsidR="006400FE" w:rsidRPr="00994CD1" w:rsidRDefault="006400FE" w:rsidP="006400FE">
      <w:pPr>
        <w:pStyle w:val="Listenabsatz"/>
        <w:numPr>
          <w:ilvl w:val="0"/>
          <w:numId w:val="185"/>
        </w:numPr>
        <w:shd w:val="clear" w:color="auto" w:fill="FFFFFF"/>
        <w:spacing w:before="100" w:beforeAutospacing="1" w:after="0"/>
        <w:ind w:left="714" w:hanging="357"/>
      </w:pPr>
      <w:r>
        <w:t>Betrieb und Weiterentwicklung eines österreichweiten Netzwerks in Kooperation mit externen Partnern zur hochverfügbaren Anbindung aller Standorte und APOS-Stationen</w:t>
      </w:r>
    </w:p>
    <w:p w14:paraId="54DC52AB" w14:textId="77777777" w:rsidR="00994CD1" w:rsidRPr="006B5E07" w:rsidRDefault="00994CD1" w:rsidP="006B5E07">
      <w:pPr>
        <w:pStyle w:val="3nummeriert"/>
      </w:pPr>
      <w:bookmarkStart w:id="148" w:name="_Toc226466598"/>
      <w:r w:rsidRPr="006B5E07">
        <w:t>Stab der Abteilung Präs/5</w:t>
      </w:r>
      <w:bookmarkEnd w:id="148"/>
    </w:p>
    <w:p w14:paraId="33B38D1F" w14:textId="4FF9E81B" w:rsidR="00994CD1" w:rsidRDefault="00994CD1" w:rsidP="006400FE">
      <w:pPr>
        <w:contextualSpacing/>
      </w:pPr>
    </w:p>
    <w:p w14:paraId="090A0BE0" w14:textId="6584C357" w:rsidR="006400FE" w:rsidRPr="00994CD1" w:rsidRDefault="006400FE" w:rsidP="006400FE">
      <w:pPr>
        <w:contextualSpacing/>
      </w:pPr>
      <w:r>
        <w:t>Der Stab der Abteilung Präs/5 verantwortet zentrale Querschnittsaufgaben, insbesondere die Kanzleifunktion, das Qualitätsmanagement sowie die strategische und architektonische Steuerung der IT-Infrastruktur. Darüber hinaus umfasst der Aufgabenbereich die Weiterentwicklung der Rechenzentrumsstrategie, das Lieferantenmanagement sowie die Erstellung langfristiger Planungen.</w:t>
      </w:r>
    </w:p>
    <w:p w14:paraId="0A39AF90" w14:textId="3E0F5A12" w:rsidR="00994CD1" w:rsidRPr="00620293" w:rsidRDefault="00994CD1" w:rsidP="006B5E07">
      <w:pPr>
        <w:pStyle w:val="3nummeriert"/>
        <w:rPr>
          <w:lang w:val="en-US"/>
        </w:rPr>
      </w:pPr>
      <w:bookmarkStart w:id="149" w:name="_Toc226466599"/>
      <w:r w:rsidRPr="00620293">
        <w:rPr>
          <w:lang w:val="en-US"/>
        </w:rPr>
        <w:t>Referat Data Management (Präs/5a)</w:t>
      </w:r>
      <w:bookmarkEnd w:id="149"/>
    </w:p>
    <w:p w14:paraId="615230D4" w14:textId="30315CCF" w:rsidR="00A26505" w:rsidRPr="00994CD1" w:rsidRDefault="00A26505" w:rsidP="00A26505">
      <w:r w:rsidRPr="00A644B7">
        <w:br/>
      </w:r>
      <w:r>
        <w:t xml:space="preserve">Das Referat Data Management verantwortet die Konzeption, den Betrieb und die Weiterentwicklung zentraler Datenplattformen, insbesondere Storage-, Datenbank-, Backup-, Dokumenten- und Archivsysteme. Aufgrund der hohen Komplexität der Fachanwendungen </w:t>
      </w:r>
      <w:r>
        <w:lastRenderedPageBreak/>
        <w:t>betreibt das Referat eine Vielzahl heterogener Technologien mit unterschiedlichen Versionen und Anpassungsgraden, insbesondere im Datenbank- und Dokumentenmanagementumfeld. Zudem stellt das Referat sicherheitsrelevante Backup- und Archivlösungen im Sinne der NIS2-Anforderungen bereit und verantwortet deren kontinuierliche Weiterentwicklung und Konsolidierung.</w:t>
      </w:r>
    </w:p>
    <w:p w14:paraId="48A2D8CD" w14:textId="138A240B" w:rsidR="00994CD1" w:rsidRDefault="00994CD1" w:rsidP="006B5E07">
      <w:pPr>
        <w:pStyle w:val="3nummeriert"/>
      </w:pPr>
      <w:bookmarkStart w:id="150" w:name="_Toc226466600"/>
      <w:r w:rsidRPr="00994CD1">
        <w:t>Referat Processing (Präs/5b)</w:t>
      </w:r>
      <w:bookmarkEnd w:id="150"/>
      <w:r w:rsidR="00A26505">
        <w:br/>
      </w:r>
    </w:p>
    <w:p w14:paraId="6E8DA799" w14:textId="77777777" w:rsidR="00A26505" w:rsidRDefault="00A26505" w:rsidP="00A26505">
      <w:pPr>
        <w:pStyle w:val="Listenabsatz"/>
        <w:numPr>
          <w:ilvl w:val="0"/>
          <w:numId w:val="186"/>
        </w:numPr>
      </w:pPr>
      <w:r>
        <w:t>Konzeption, Bereitstellung und Betrieb der Basisinfrastruktur für Fachanwendungen inkl. Beratung der Fachbereiche</w:t>
      </w:r>
    </w:p>
    <w:p w14:paraId="4B638FB8" w14:textId="77777777" w:rsidR="00A26505" w:rsidRDefault="00A26505" w:rsidP="00A26505">
      <w:pPr>
        <w:pStyle w:val="Listenabsatz"/>
        <w:numPr>
          <w:ilvl w:val="0"/>
          <w:numId w:val="186"/>
        </w:numPr>
      </w:pPr>
      <w:r>
        <w:t>Betrieb und Weiterentwicklung von Linux- und Windows-Systemlandschaften</w:t>
      </w:r>
    </w:p>
    <w:p w14:paraId="458D587D" w14:textId="77777777" w:rsidR="00A26505" w:rsidRDefault="00A26505" w:rsidP="00A26505">
      <w:pPr>
        <w:pStyle w:val="Listenabsatz"/>
        <w:numPr>
          <w:ilvl w:val="0"/>
          <w:numId w:val="186"/>
        </w:numPr>
      </w:pPr>
      <w:r>
        <w:t>Bereitstellung und Betrieb der BEV-weiten Authentifizierungs- und Autorisierungsinfrastruktur (inkl. Active Directory, hybride Umgebungen, NIS2-Anforderungen)</w:t>
      </w:r>
    </w:p>
    <w:p w14:paraId="5A889AA9" w14:textId="77777777" w:rsidR="00A26505" w:rsidRDefault="00A26505" w:rsidP="00A26505">
      <w:pPr>
        <w:pStyle w:val="Listenabsatz"/>
        <w:numPr>
          <w:ilvl w:val="0"/>
          <w:numId w:val="186"/>
        </w:numPr>
      </w:pPr>
      <w:r>
        <w:t>Betrieb und Weiterentwicklung standardisierter Client- und Desktopumgebungen inkl. virtueller Desktops (VDI) für Spezialanwendungen</w:t>
      </w:r>
    </w:p>
    <w:p w14:paraId="45A22AC6" w14:textId="77777777" w:rsidR="00A26505" w:rsidRDefault="00A26505" w:rsidP="00A26505">
      <w:pPr>
        <w:pStyle w:val="Listenabsatz"/>
        <w:numPr>
          <w:ilvl w:val="0"/>
          <w:numId w:val="186"/>
        </w:numPr>
      </w:pPr>
      <w:r>
        <w:t>Konzeption und Betrieb der Containerplattformen für Fach- und Laboranwendungen</w:t>
      </w:r>
    </w:p>
    <w:p w14:paraId="794FBE8D" w14:textId="77777777" w:rsidR="00A26505" w:rsidRDefault="00A26505" w:rsidP="00A26505">
      <w:pPr>
        <w:pStyle w:val="Listenabsatz"/>
        <w:numPr>
          <w:ilvl w:val="0"/>
          <w:numId w:val="186"/>
        </w:numPr>
      </w:pPr>
      <w:r>
        <w:t>Aufbau, Betrieb und Weiterentwicklung der zentralen Monitoring-Systeme</w:t>
      </w:r>
    </w:p>
    <w:p w14:paraId="034E1226" w14:textId="77777777" w:rsidR="00A26505" w:rsidRDefault="00A26505" w:rsidP="00A26505">
      <w:pPr>
        <w:pStyle w:val="Listenabsatz"/>
        <w:numPr>
          <w:ilvl w:val="0"/>
          <w:numId w:val="186"/>
        </w:numPr>
      </w:pPr>
      <w:r>
        <w:t>Bereitstellung zentraler Mail-Services für Standard- und Fachanwendungen</w:t>
      </w:r>
    </w:p>
    <w:p w14:paraId="1E972BD8" w14:textId="651AF712" w:rsidR="00A26505" w:rsidRPr="00A26505" w:rsidRDefault="00A26505" w:rsidP="00A26505">
      <w:pPr>
        <w:pStyle w:val="Listenabsatz"/>
        <w:numPr>
          <w:ilvl w:val="0"/>
          <w:numId w:val="186"/>
        </w:numPr>
      </w:pPr>
      <w:r>
        <w:t>Laufende Evaluierung und Optimierung der Rechenzentrumsinfrastruktur</w:t>
      </w:r>
    </w:p>
    <w:p w14:paraId="7B9C085A" w14:textId="2A19F1C3" w:rsidR="00A26505" w:rsidRDefault="00994CD1" w:rsidP="00A26505">
      <w:pPr>
        <w:pStyle w:val="3nummeriert"/>
      </w:pPr>
      <w:bookmarkStart w:id="151" w:name="_Toc226466601"/>
      <w:r w:rsidRPr="00994CD1">
        <w:t>Referat Client und Servicedesk (Präs/5c)</w:t>
      </w:r>
      <w:bookmarkEnd w:id="151"/>
      <w:r w:rsidR="00A26505">
        <w:br/>
      </w:r>
    </w:p>
    <w:p w14:paraId="75D24557" w14:textId="30C56A8D" w:rsidR="00A26505" w:rsidRDefault="00A26505" w:rsidP="00A26505">
      <w:pPr>
        <w:pStyle w:val="Listenabsatz"/>
        <w:numPr>
          <w:ilvl w:val="0"/>
          <w:numId w:val="187"/>
        </w:numPr>
      </w:pPr>
      <w:r>
        <w:t xml:space="preserve">Betrieb der IT-Servicehotline (1st Level Support) für Basissysteme und Fachapplikationen im gesamten BEV </w:t>
      </w:r>
    </w:p>
    <w:p w14:paraId="1EBB1351" w14:textId="77777777" w:rsidR="00A26505" w:rsidRDefault="00A26505" w:rsidP="00A26505">
      <w:pPr>
        <w:pStyle w:val="Listenabsatz"/>
        <w:numPr>
          <w:ilvl w:val="0"/>
          <w:numId w:val="187"/>
        </w:numPr>
      </w:pPr>
      <w:r>
        <w:t xml:space="preserve">Unterstützung externer Anfragen als 2nd Level in Zusammenarbeit mit dem BEV-Kundenservice </w:t>
      </w:r>
    </w:p>
    <w:p w14:paraId="09E0D5E2" w14:textId="77777777" w:rsidR="00A26505" w:rsidRDefault="00A26505" w:rsidP="00A26505">
      <w:pPr>
        <w:pStyle w:val="Listenabsatz"/>
        <w:numPr>
          <w:ilvl w:val="0"/>
          <w:numId w:val="187"/>
        </w:numPr>
      </w:pPr>
      <w:r>
        <w:t xml:space="preserve">Qualifizierte Bearbeitung von Serviceanfragen durch tiefgehendes Systemverständnis (über reine Ticketaufnahme hinaus) </w:t>
      </w:r>
    </w:p>
    <w:p w14:paraId="1179EF35" w14:textId="77777777" w:rsidR="00A26505" w:rsidRDefault="00A26505" w:rsidP="00A26505">
      <w:pPr>
        <w:pStyle w:val="Listenabsatz"/>
        <w:numPr>
          <w:ilvl w:val="0"/>
          <w:numId w:val="187"/>
        </w:numPr>
      </w:pPr>
      <w:r>
        <w:t xml:space="preserve">Betrieb, Wartung und Weiterentwicklung der Clientinfrastruktur </w:t>
      </w:r>
    </w:p>
    <w:p w14:paraId="0DDA8F43" w14:textId="77777777" w:rsidR="00A26505" w:rsidRDefault="00A26505" w:rsidP="00A26505">
      <w:pPr>
        <w:pStyle w:val="Listenabsatz"/>
        <w:numPr>
          <w:ilvl w:val="0"/>
          <w:numId w:val="187"/>
        </w:numPr>
      </w:pPr>
      <w:r>
        <w:t xml:space="preserve">Verwaltung und Support von IT-Clients, Druckern und mobilen Endgeräten </w:t>
      </w:r>
    </w:p>
    <w:p w14:paraId="14B6AA00" w14:textId="77777777" w:rsidR="00A26505" w:rsidRDefault="00A26505" w:rsidP="00A26505">
      <w:pPr>
        <w:pStyle w:val="Listenabsatz"/>
        <w:numPr>
          <w:ilvl w:val="0"/>
          <w:numId w:val="187"/>
        </w:numPr>
      </w:pPr>
      <w:r>
        <w:t xml:space="preserve">Durchführung von Patchmanagement, Softwareverteilung und Störungsbehebung </w:t>
      </w:r>
    </w:p>
    <w:p w14:paraId="641B8555" w14:textId="185028CB" w:rsidR="00994CD1" w:rsidRPr="00994CD1" w:rsidRDefault="00A26505" w:rsidP="00994CD1">
      <w:pPr>
        <w:pStyle w:val="Listenabsatz"/>
        <w:numPr>
          <w:ilvl w:val="0"/>
          <w:numId w:val="187"/>
        </w:numPr>
      </w:pPr>
      <w:r>
        <w:t xml:space="preserve">Betreuung von Standard- und Spezialhardware (inkl. Labor- und Auswertungssysteme) </w:t>
      </w:r>
    </w:p>
    <w:p w14:paraId="6A980B61" w14:textId="2BA95E81" w:rsidR="00A26505" w:rsidRPr="00A26505" w:rsidRDefault="00994CD1" w:rsidP="00A26505">
      <w:pPr>
        <w:pStyle w:val="3nummeriert"/>
        <w:rPr>
          <w:lang w:val="en-US"/>
        </w:rPr>
      </w:pPr>
      <w:bookmarkStart w:id="152" w:name="_Toc226466602"/>
      <w:r w:rsidRPr="00620293">
        <w:rPr>
          <w:lang w:val="en-US"/>
        </w:rPr>
        <w:lastRenderedPageBreak/>
        <w:t>Referat Network und Security (Präs/5c)</w:t>
      </w:r>
      <w:bookmarkEnd w:id="152"/>
      <w:r w:rsidR="00A26505">
        <w:rPr>
          <w:lang w:val="en-US"/>
        </w:rPr>
        <w:br/>
      </w:r>
    </w:p>
    <w:p w14:paraId="5554A84C" w14:textId="0BE820CE" w:rsidR="00A26505" w:rsidRPr="00A26505" w:rsidRDefault="00A26505" w:rsidP="00A26505">
      <w:pPr>
        <w:pStyle w:val="Listenabsatz"/>
        <w:numPr>
          <w:ilvl w:val="0"/>
          <w:numId w:val="188"/>
        </w:numPr>
      </w:pPr>
      <w:r w:rsidRPr="00A26505">
        <w:t>Betrieb und Weiterentwicklung der operativen IT-Sicherheit (inkl. Firewalls, Security Monitoring und Antivirenschutz)</w:t>
      </w:r>
    </w:p>
    <w:p w14:paraId="2BC942AD" w14:textId="77777777" w:rsidR="00A26505" w:rsidRPr="00A26505" w:rsidRDefault="00A26505" w:rsidP="00A26505">
      <w:pPr>
        <w:pStyle w:val="Listenabsatz"/>
        <w:numPr>
          <w:ilvl w:val="0"/>
          <w:numId w:val="188"/>
        </w:numPr>
      </w:pPr>
      <w:r w:rsidRPr="00A26505">
        <w:t>Konzeption, Management und Betrieb der österreichweiten Netzwerkinfrastruktur (Standorte, APOS-Stationen, Laborumgebungen)</w:t>
      </w:r>
    </w:p>
    <w:p w14:paraId="630FC33C" w14:textId="77777777" w:rsidR="00A26505" w:rsidRPr="00A26505" w:rsidRDefault="00A26505" w:rsidP="00A26505">
      <w:pPr>
        <w:pStyle w:val="Listenabsatz"/>
        <w:numPr>
          <w:ilvl w:val="0"/>
          <w:numId w:val="188"/>
        </w:numPr>
      </w:pPr>
      <w:r w:rsidRPr="00A26505">
        <w:t>Verwaltung und Weiterentwicklung der internen Netzwerke sowie komplexer, heterogener Systemlandschaften</w:t>
      </w:r>
    </w:p>
    <w:p w14:paraId="6EC1AD36" w14:textId="77777777" w:rsidR="00A26505" w:rsidRPr="00A26505" w:rsidRDefault="00A26505" w:rsidP="00A26505">
      <w:pPr>
        <w:pStyle w:val="Listenabsatz"/>
        <w:numPr>
          <w:ilvl w:val="0"/>
          <w:numId w:val="188"/>
        </w:numPr>
      </w:pPr>
      <w:r w:rsidRPr="00A26505">
        <w:t>Sicherstellung der Netzwerksicherheit und -architektur in Abstimmung mit dem CISO</w:t>
      </w:r>
    </w:p>
    <w:p w14:paraId="171ED759" w14:textId="77777777" w:rsidR="00A26505" w:rsidRPr="00A26505" w:rsidRDefault="00A26505" w:rsidP="00A26505">
      <w:pPr>
        <w:pStyle w:val="Listenabsatz"/>
        <w:numPr>
          <w:ilvl w:val="0"/>
          <w:numId w:val="188"/>
        </w:numPr>
        <w:rPr>
          <w:lang w:val="en-US"/>
        </w:rPr>
      </w:pPr>
      <w:r w:rsidRPr="00A26505">
        <w:rPr>
          <w:lang w:val="en-US"/>
        </w:rPr>
        <w:t>Betrieb und Management der Festnetztelefonieinfrastruktur</w:t>
      </w:r>
    </w:p>
    <w:p w14:paraId="7F26DA9D" w14:textId="0BD5AB52" w:rsidR="00994CD1" w:rsidRPr="00725F54" w:rsidRDefault="00A26505" w:rsidP="00994CD1">
      <w:pPr>
        <w:pStyle w:val="Listenabsatz"/>
        <w:numPr>
          <w:ilvl w:val="0"/>
          <w:numId w:val="188"/>
        </w:numPr>
        <w:rPr>
          <w:lang w:val="en-US"/>
        </w:rPr>
      </w:pPr>
      <w:r w:rsidRPr="00A26505">
        <w:rPr>
          <w:lang w:val="en-US"/>
        </w:rPr>
        <w:t>Verwaltung der Zeiterfassungssysteme (Zeitterminals)</w:t>
      </w:r>
    </w:p>
    <w:p w14:paraId="109DB857" w14:textId="61897D16" w:rsidR="005E789D" w:rsidRPr="00725F54" w:rsidRDefault="00725F54" w:rsidP="00DE619E">
      <w:pPr>
        <w:pStyle w:val="2nummeriert"/>
        <w:rPr>
          <w:lang w:val="en-US"/>
        </w:rPr>
      </w:pPr>
      <w:bookmarkStart w:id="153" w:name="_Toc226466603"/>
      <w:r w:rsidRPr="00725F54">
        <w:rPr>
          <w:lang w:val="en-US"/>
        </w:rPr>
        <w:t xml:space="preserve">Schnittstellen und Kooperationen </w:t>
      </w:r>
      <w:r>
        <w:rPr>
          <w:lang w:val="en-US"/>
        </w:rPr>
        <w:t>(Präsidium)</w:t>
      </w:r>
      <w:bookmarkEnd w:id="153"/>
    </w:p>
    <w:p w14:paraId="6D646EC9" w14:textId="492BA5A7" w:rsidR="00725F54" w:rsidRPr="00F250EA" w:rsidRDefault="00725F54" w:rsidP="00725F54">
      <w:pPr>
        <w:rPr>
          <w:b/>
          <w:bCs/>
          <w:u w:val="single"/>
          <w:lang w:val="en-US"/>
        </w:rPr>
      </w:pPr>
      <w:r w:rsidRPr="00F250EA">
        <w:rPr>
          <w:b/>
          <w:bCs/>
          <w:u w:val="single"/>
          <w:lang w:val="en-US"/>
        </w:rPr>
        <w:t>Schnittstellen/Kooperationen BMWET</w:t>
      </w:r>
    </w:p>
    <w:p w14:paraId="61ABBB9D" w14:textId="6DDFC4DB" w:rsidR="00725F54" w:rsidRDefault="00725F54" w:rsidP="00725F54">
      <w:r w:rsidRPr="00725F54">
        <w:t>Die Gruppe Präsidium bildet die zentrale Schnittstelle zwischen dem BEV und dem Bundesministerium für Wirtschaft, Energie und Tourismus (BMWET). Sie koordiniert die Abstimmung in strategischen, fachlichen und administrativen Angelegenheiten und stellt den Informationsfluss sowie die einheitliche Umsetzung ministerieller Vorgaben sicher.</w:t>
      </w:r>
      <w:r>
        <w:t xml:space="preserve"> Zudem </w:t>
      </w:r>
      <w:r w:rsidRPr="00725F54">
        <w:t>erfolgt die enge Zusammenarbeit insbesondere in legislativen Prozessen, bei Berichtspflichten, Zielvereinbarungen sowie in übergeordneten Fach- und Koordinationsfragen</w:t>
      </w:r>
    </w:p>
    <w:p w14:paraId="78EE9ECE" w14:textId="7D050084" w:rsidR="00F250EA" w:rsidRDefault="00725F54" w:rsidP="00F250EA">
      <w:pPr>
        <w:pStyle w:val="Listenabsatz"/>
        <w:numPr>
          <w:ilvl w:val="0"/>
          <w:numId w:val="402"/>
        </w:numPr>
      </w:pPr>
      <w:r>
        <w:t>Bekanntgabe der Wirkungsziele auf Global- und Detailbudgetebene</w:t>
      </w:r>
    </w:p>
    <w:p w14:paraId="1B3B7875" w14:textId="77777777" w:rsidR="00725F54" w:rsidRDefault="00725F54" w:rsidP="00725F54">
      <w:pPr>
        <w:pStyle w:val="Listenabsatz"/>
        <w:numPr>
          <w:ilvl w:val="0"/>
          <w:numId w:val="402"/>
        </w:numPr>
      </w:pPr>
      <w:r>
        <w:t>Evaluierung der Wirkungsziele auf Global- und Detailbudgetebene</w:t>
      </w:r>
    </w:p>
    <w:p w14:paraId="79421E38" w14:textId="77777777" w:rsidR="00F250EA" w:rsidRDefault="00F250EA" w:rsidP="00F250EA">
      <w:pPr>
        <w:pStyle w:val="Listenabsatz"/>
        <w:numPr>
          <w:ilvl w:val="0"/>
          <w:numId w:val="402"/>
        </w:numPr>
      </w:pPr>
      <w:r>
        <w:t>Mitarbeit bei der Erstellung der Budgetunterlagen und der Budgetausschussunterlagen in Bezug auf das Globalbudget des BEV</w:t>
      </w:r>
    </w:p>
    <w:p w14:paraId="788E42C0" w14:textId="77777777" w:rsidR="00F250EA" w:rsidRDefault="00F250EA" w:rsidP="00F250EA">
      <w:pPr>
        <w:pStyle w:val="Listenabsatz"/>
        <w:numPr>
          <w:ilvl w:val="0"/>
          <w:numId w:val="402"/>
        </w:numPr>
      </w:pPr>
      <w:r>
        <w:t xml:space="preserve">Mitarbeit bei der Erstellung des Bundesrechnungsabschlusses in Bezug auf das Globalbudget des BEV </w:t>
      </w:r>
    </w:p>
    <w:p w14:paraId="4438BAB6" w14:textId="77777777" w:rsidR="00F250EA" w:rsidRDefault="00F250EA" w:rsidP="00F250EA">
      <w:pPr>
        <w:pStyle w:val="Listenabsatz"/>
        <w:numPr>
          <w:ilvl w:val="0"/>
          <w:numId w:val="402"/>
        </w:numPr>
      </w:pPr>
      <w:r>
        <w:t>Übermittlung der Monatsvoranschläge</w:t>
      </w:r>
    </w:p>
    <w:p w14:paraId="10F377A4" w14:textId="7F08D6CF" w:rsidR="00F250EA" w:rsidRDefault="00F250EA" w:rsidP="00F250EA">
      <w:pPr>
        <w:pStyle w:val="Listenabsatz"/>
        <w:numPr>
          <w:ilvl w:val="0"/>
          <w:numId w:val="402"/>
        </w:numPr>
      </w:pPr>
      <w:r>
        <w:t>Übermittlung der gesetzlich vorgeschriebenen Controllingberichte (Risikocontrolling, Verfügungen, Finanzierungshaushalts- und Ergebnishaushaltscontrolling)</w:t>
      </w:r>
    </w:p>
    <w:p w14:paraId="5388E477" w14:textId="77777777" w:rsidR="00725F54" w:rsidRDefault="00725F54" w:rsidP="00725F54">
      <w:pPr>
        <w:pStyle w:val="Listenabsatz"/>
        <w:numPr>
          <w:ilvl w:val="0"/>
          <w:numId w:val="402"/>
        </w:numPr>
      </w:pPr>
      <w:r>
        <w:t>Wirkungsorientierte Folgenschätzung im Zuge der Legistik</w:t>
      </w:r>
    </w:p>
    <w:p w14:paraId="15849A9F" w14:textId="11986D5A" w:rsidR="00725F54" w:rsidRDefault="00725F54" w:rsidP="00725F54">
      <w:pPr>
        <w:pStyle w:val="Listenabsatz"/>
        <w:numPr>
          <w:ilvl w:val="0"/>
          <w:numId w:val="402"/>
        </w:numPr>
      </w:pPr>
      <w:r>
        <w:t>Rechtliche Themen (Fremdlegistik, Eigenlegistik, Volksanwaltschaftsbeschwerden, Interministerielle Vereinbarungen, Parlamentarische Anfragen)</w:t>
      </w:r>
    </w:p>
    <w:p w14:paraId="2ADE368F" w14:textId="707C099D" w:rsidR="00725F54" w:rsidRDefault="00725F54" w:rsidP="00725F54">
      <w:pPr>
        <w:pStyle w:val="Listenabsatz"/>
        <w:numPr>
          <w:ilvl w:val="0"/>
          <w:numId w:val="402"/>
        </w:numPr>
      </w:pPr>
      <w:r>
        <w:t>Personalrechtliche Einbindung (Zustimmung z.B. Ausschreibungen gem. §§ 3 und 4 Ausschreibungsgesetz 1989, Betrauung mit leitenden Funktionen, Änderung der Geschäftseinteilung und Organisationsänderungen, die Einfluss auf die Arbeitsplatzbewertungen haben; Neubewertung von Arbeitsplätzen Anträge zum Personalplan einschließlich einer unterjährigen Anpassung des Personalplanes)</w:t>
      </w:r>
    </w:p>
    <w:p w14:paraId="12A45175" w14:textId="77777777" w:rsidR="00725F54" w:rsidRPr="00725F54" w:rsidRDefault="00725F54" w:rsidP="00725F54">
      <w:pPr>
        <w:pStyle w:val="Listenabsatz"/>
        <w:numPr>
          <w:ilvl w:val="0"/>
          <w:numId w:val="0"/>
        </w:numPr>
        <w:ind w:left="720"/>
      </w:pPr>
    </w:p>
    <w:p w14:paraId="40FB18E5" w14:textId="194D9D24" w:rsidR="00725F54" w:rsidRPr="00F250EA" w:rsidRDefault="00725F54" w:rsidP="00725F54">
      <w:pPr>
        <w:rPr>
          <w:b/>
          <w:bCs/>
          <w:u w:val="single"/>
          <w:lang w:val="en-US"/>
        </w:rPr>
      </w:pPr>
      <w:r w:rsidRPr="00F250EA">
        <w:rPr>
          <w:b/>
          <w:bCs/>
          <w:u w:val="single"/>
          <w:lang w:val="en-US"/>
        </w:rPr>
        <w:t>Schnittstellen/Kooperationen zu anderen Ministerien</w:t>
      </w:r>
    </w:p>
    <w:p w14:paraId="117FFAD6" w14:textId="77777777" w:rsidR="00F250EA" w:rsidRPr="00F250EA" w:rsidRDefault="00F250EA" w:rsidP="00F250EA">
      <w:pPr>
        <w:pStyle w:val="Listenabsatz"/>
        <w:numPr>
          <w:ilvl w:val="0"/>
          <w:numId w:val="403"/>
        </w:numPr>
        <w:rPr>
          <w:b/>
          <w:bCs/>
          <w:u w:val="single"/>
        </w:rPr>
      </w:pPr>
      <w:r w:rsidRPr="00F250EA">
        <w:rPr>
          <w:b/>
          <w:bCs/>
          <w:u w:val="single"/>
        </w:rPr>
        <w:t>Bundeskanzleramt</w:t>
      </w:r>
    </w:p>
    <w:p w14:paraId="75C69F88" w14:textId="77777777" w:rsidR="00F250EA" w:rsidRPr="00F250EA" w:rsidRDefault="00F250EA" w:rsidP="00F250EA">
      <w:pPr>
        <w:spacing w:after="0"/>
        <w:ind w:left="709"/>
      </w:pPr>
      <w:r w:rsidRPr="00F250EA">
        <w:t>•</w:t>
      </w:r>
      <w:r w:rsidRPr="00F250EA">
        <w:tab/>
        <w:t>Bewertung von Arbeitsplätzen</w:t>
      </w:r>
    </w:p>
    <w:p w14:paraId="5FE322A9" w14:textId="77777777" w:rsidR="00F250EA" w:rsidRPr="00F250EA" w:rsidRDefault="00F250EA" w:rsidP="00F250EA">
      <w:pPr>
        <w:spacing w:after="0"/>
        <w:ind w:left="709"/>
      </w:pPr>
      <w:r w:rsidRPr="00F250EA">
        <w:t>•</w:t>
      </w:r>
      <w:r w:rsidRPr="00F250EA">
        <w:tab/>
        <w:t>Nebengebühren(-kataloge)</w:t>
      </w:r>
    </w:p>
    <w:p w14:paraId="27B589C8" w14:textId="77777777" w:rsidR="00F250EA" w:rsidRPr="00F250EA" w:rsidRDefault="00F250EA" w:rsidP="00F250EA">
      <w:pPr>
        <w:spacing w:after="0"/>
        <w:ind w:left="709"/>
      </w:pPr>
      <w:r w:rsidRPr="00F250EA">
        <w:t>•</w:t>
      </w:r>
      <w:r w:rsidRPr="00F250EA">
        <w:tab/>
        <w:t>Genehmigung von Sonderverträgen</w:t>
      </w:r>
    </w:p>
    <w:p w14:paraId="7A739612" w14:textId="77777777" w:rsidR="00F250EA" w:rsidRPr="00F250EA" w:rsidRDefault="00F250EA" w:rsidP="00F250EA">
      <w:pPr>
        <w:spacing w:after="0"/>
        <w:ind w:left="709"/>
      </w:pPr>
      <w:r w:rsidRPr="00F250EA">
        <w:t>•</w:t>
      </w:r>
      <w:r w:rsidRPr="00F250EA">
        <w:tab/>
        <w:t>Applikation Bundesbesoldung (PM-SAP)</w:t>
      </w:r>
    </w:p>
    <w:p w14:paraId="3F511744" w14:textId="51EBD41A" w:rsidR="00F250EA" w:rsidRPr="00F250EA" w:rsidRDefault="00F250EA" w:rsidP="00F250EA">
      <w:pPr>
        <w:spacing w:after="0"/>
        <w:ind w:left="709"/>
      </w:pPr>
      <w:r w:rsidRPr="00F250EA">
        <w:t>•</w:t>
      </w:r>
      <w:r w:rsidRPr="00F250EA">
        <w:tab/>
        <w:t>E-</w:t>
      </w:r>
      <w:ins w:id="154" w:author="Steinkellner Claudia" w:date="2026-04-14T10:48:00Z">
        <w:r w:rsidR="004B14F6">
          <w:t>R</w:t>
        </w:r>
      </w:ins>
      <w:del w:id="155" w:author="Steinkellner Claudia" w:date="2026-04-14T10:48:00Z">
        <w:r w:rsidRPr="00F250EA" w:rsidDel="004B14F6">
          <w:delText>r</w:delText>
        </w:r>
      </w:del>
      <w:r w:rsidRPr="00F250EA">
        <w:t>ecruiting (Jobbörse)</w:t>
      </w:r>
    </w:p>
    <w:p w14:paraId="24F666BE" w14:textId="77777777" w:rsidR="00F250EA" w:rsidRPr="00F250EA" w:rsidRDefault="00F250EA" w:rsidP="00F250EA">
      <w:pPr>
        <w:spacing w:after="0"/>
        <w:ind w:left="709"/>
      </w:pPr>
      <w:r w:rsidRPr="00F250EA">
        <w:t>•</w:t>
      </w:r>
      <w:r w:rsidRPr="00F250EA">
        <w:tab/>
        <w:t>Onboarding-Tool</w:t>
      </w:r>
    </w:p>
    <w:p w14:paraId="1BD0551A" w14:textId="77777777" w:rsidR="00F250EA" w:rsidRPr="00F250EA" w:rsidRDefault="00F250EA" w:rsidP="00F250EA">
      <w:pPr>
        <w:spacing w:after="0"/>
        <w:ind w:left="709"/>
      </w:pPr>
      <w:r w:rsidRPr="00F250EA">
        <w:t>•</w:t>
      </w:r>
      <w:r w:rsidRPr="00F250EA">
        <w:tab/>
        <w:t>Elektronisches Bildungsmanagement</w:t>
      </w:r>
    </w:p>
    <w:p w14:paraId="225D8443" w14:textId="77777777" w:rsidR="00F250EA" w:rsidRPr="00F250EA" w:rsidRDefault="00F250EA" w:rsidP="00F250EA">
      <w:pPr>
        <w:spacing w:after="0"/>
        <w:ind w:left="709"/>
      </w:pPr>
      <w:r w:rsidRPr="00F250EA">
        <w:t>•</w:t>
      </w:r>
      <w:r w:rsidRPr="00F250EA">
        <w:tab/>
        <w:t>Verwaltungsakademie des Bundes</w:t>
      </w:r>
    </w:p>
    <w:p w14:paraId="78A7D28E" w14:textId="77777777" w:rsidR="00F250EA" w:rsidRPr="00F250EA" w:rsidRDefault="00F250EA" w:rsidP="00F250EA">
      <w:pPr>
        <w:spacing w:after="0"/>
        <w:ind w:left="709"/>
      </w:pPr>
      <w:r w:rsidRPr="00F250EA">
        <w:t>•</w:t>
      </w:r>
      <w:r w:rsidRPr="00F250EA">
        <w:tab/>
        <w:t xml:space="preserve">Disziplinarbehörde </w:t>
      </w:r>
    </w:p>
    <w:p w14:paraId="59459815" w14:textId="77777777" w:rsidR="00F250EA" w:rsidRPr="00F250EA" w:rsidRDefault="00F250EA" w:rsidP="00F250EA">
      <w:pPr>
        <w:spacing w:after="0"/>
        <w:ind w:left="709"/>
      </w:pPr>
      <w:r w:rsidRPr="00F250EA">
        <w:t>•</w:t>
      </w:r>
      <w:r w:rsidRPr="00F250EA">
        <w:tab/>
        <w:t>Lehrlingskoordination</w:t>
      </w:r>
    </w:p>
    <w:p w14:paraId="618C2B76" w14:textId="5DE83944" w:rsidR="00F250EA" w:rsidRDefault="00F250EA" w:rsidP="00F250EA">
      <w:pPr>
        <w:spacing w:after="0"/>
        <w:ind w:left="709"/>
      </w:pPr>
      <w:r w:rsidRPr="00F250EA">
        <w:t>•</w:t>
      </w:r>
      <w:r w:rsidRPr="00F250EA">
        <w:tab/>
        <w:t>PE-Koordination</w:t>
      </w:r>
    </w:p>
    <w:p w14:paraId="5306FCA3" w14:textId="77777777" w:rsidR="00F250EA" w:rsidRPr="00F250EA" w:rsidRDefault="00F250EA" w:rsidP="00F250EA">
      <w:pPr>
        <w:spacing w:after="0"/>
        <w:ind w:left="709"/>
      </w:pPr>
    </w:p>
    <w:p w14:paraId="0DB5AC76" w14:textId="77777777" w:rsidR="005E789D" w:rsidRDefault="005E789D" w:rsidP="00DE619E">
      <w:pPr>
        <w:pStyle w:val="1nummeriert"/>
      </w:pPr>
      <w:bookmarkStart w:id="156" w:name="_Toc226466604"/>
      <w:r>
        <w:lastRenderedPageBreak/>
        <w:t>Gruppe Eichwesen</w:t>
      </w:r>
      <w:bookmarkEnd w:id="156"/>
    </w:p>
    <w:p w14:paraId="407B25B0" w14:textId="45EF6530" w:rsidR="00B020A0" w:rsidRDefault="00B020A0" w:rsidP="00DE619E">
      <w:pPr>
        <w:pStyle w:val="2nummeriert"/>
      </w:pPr>
      <w:bookmarkStart w:id="157" w:name="_Toc226466605"/>
      <w:r>
        <w:t>Organigramm</w:t>
      </w:r>
      <w:bookmarkEnd w:id="157"/>
    </w:p>
    <w:p w14:paraId="4831BD56" w14:textId="56D83F80" w:rsidR="00B020A0" w:rsidRPr="00B020A0" w:rsidRDefault="00B020A0" w:rsidP="00B020A0">
      <w:r>
        <w:rPr>
          <w:noProof/>
          <w14:numForm w14:val="default"/>
        </w:rPr>
        <w:drawing>
          <wp:inline distT="0" distB="0" distL="0" distR="0" wp14:anchorId="410902A4" wp14:editId="04115A05">
            <wp:extent cx="7134063" cy="3429000"/>
            <wp:effectExtent l="0" t="0" r="0" b="0"/>
            <wp:docPr id="142468520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85209" name="Grafik 1424685209"/>
                    <pic:cNvPicPr/>
                  </pic:nvPicPr>
                  <pic:blipFill rotWithShape="1">
                    <a:blip r:embed="rId15">
                      <a:extLst>
                        <a:ext uri="{28A0092B-C50C-407E-A947-70E740481C1C}">
                          <a14:useLocalDpi xmlns:a14="http://schemas.microsoft.com/office/drawing/2010/main" val="0"/>
                        </a:ext>
                      </a:extLst>
                    </a:blip>
                    <a:srcRect b="12557"/>
                    <a:stretch>
                      <a:fillRect/>
                    </a:stretch>
                  </pic:blipFill>
                  <pic:spPr bwMode="auto">
                    <a:xfrm>
                      <a:off x="0" y="0"/>
                      <a:ext cx="7160390" cy="3441654"/>
                    </a:xfrm>
                    <a:prstGeom prst="rect">
                      <a:avLst/>
                    </a:prstGeom>
                    <a:ln>
                      <a:noFill/>
                    </a:ln>
                    <a:extLst>
                      <a:ext uri="{53640926-AAD7-44D8-BBD7-CCE9431645EC}">
                        <a14:shadowObscured xmlns:a14="http://schemas.microsoft.com/office/drawing/2010/main"/>
                      </a:ext>
                    </a:extLst>
                  </pic:spPr>
                </pic:pic>
              </a:graphicData>
            </a:graphic>
          </wp:inline>
        </w:drawing>
      </w:r>
    </w:p>
    <w:p w14:paraId="1F68DD5B" w14:textId="5704A228" w:rsidR="00F53595" w:rsidRPr="00F53595" w:rsidRDefault="00F53595">
      <w:pPr>
        <w:pStyle w:val="2nummeriert"/>
        <w:rPr>
          <w:rFonts w:eastAsia="Times New Roman"/>
          <w:lang w:val="de-DE" w:eastAsia="de-DE"/>
        </w:rPr>
        <w:pPrChange w:id="158" w:author="Steinkellner Claudia" w:date="2026-04-14T10:26:00Z">
          <w:pPr>
            <w:pStyle w:val="2nummeriert"/>
            <w:spacing w:line="276" w:lineRule="auto"/>
          </w:pPr>
        </w:pPrChange>
      </w:pPr>
      <w:bookmarkStart w:id="159" w:name="_Toc226466606"/>
      <w:r w:rsidRPr="00F53595">
        <w:rPr>
          <w:rFonts w:eastAsia="Times New Roman"/>
          <w:lang w:val="de-DE" w:eastAsia="de-DE"/>
        </w:rPr>
        <w:t xml:space="preserve">Stab </w:t>
      </w:r>
      <w:r>
        <w:rPr>
          <w:rFonts w:eastAsia="Times New Roman"/>
          <w:lang w:val="de-DE" w:eastAsia="de-DE"/>
        </w:rPr>
        <w:t>Eichwesen</w:t>
      </w:r>
      <w:bookmarkEnd w:id="159"/>
      <w:r w:rsidRPr="00F53595">
        <w:rPr>
          <w:rFonts w:eastAsia="Times New Roman"/>
          <w:lang w:val="de-DE" w:eastAsia="de-DE"/>
        </w:rPr>
        <w:t xml:space="preserve"> </w:t>
      </w:r>
    </w:p>
    <w:p w14:paraId="5C200416" w14:textId="77777777" w:rsidR="00F53595" w:rsidRDefault="00F53595" w:rsidP="00B020A0">
      <w:pPr>
        <w:spacing w:after="0" w:line="276" w:lineRule="auto"/>
        <w:rPr>
          <w:rFonts w:eastAsia="Times New Roman" w:cs="Calibri"/>
          <w:sz w:val="22"/>
          <w:szCs w:val="24"/>
          <w:lang w:val="de-DE" w:eastAsia="de-DE"/>
          <w14:numForm w14:val="default"/>
        </w:rPr>
      </w:pPr>
    </w:p>
    <w:p w14:paraId="1E971384" w14:textId="749F5410" w:rsidR="00B020A0" w:rsidRPr="00B020A0" w:rsidRDefault="00B020A0" w:rsidP="00B020A0">
      <w:pPr>
        <w:spacing w:after="0" w:line="276" w:lineRule="auto"/>
        <w:rPr>
          <w:rFonts w:eastAsia="Times New Roman" w:cs="Calibri"/>
          <w:sz w:val="22"/>
          <w:szCs w:val="24"/>
          <w:lang w:val="de-DE" w:eastAsia="de-DE"/>
          <w14:numForm w14:val="default"/>
        </w:rPr>
      </w:pPr>
      <w:r w:rsidRPr="00B020A0">
        <w:rPr>
          <w:rFonts w:eastAsia="Times New Roman" w:cs="Calibri"/>
          <w:sz w:val="22"/>
          <w:szCs w:val="24"/>
          <w:lang w:val="de-DE" w:eastAsia="de-DE"/>
          <w14:numForm w14:val="default"/>
        </w:rPr>
        <w:t>Der Fachbereich Mess- und Eichwesen des BEV nimmt eine zentrale Rolle im österreichischen Messwesen ein und erfüllt folgende Kernfunktionen:</w:t>
      </w:r>
    </w:p>
    <w:p w14:paraId="24D4668D" w14:textId="77777777" w:rsidR="00B020A0" w:rsidRPr="00B020A0" w:rsidRDefault="00B020A0" w:rsidP="00B020A0">
      <w:pPr>
        <w:spacing w:after="0" w:line="276" w:lineRule="auto"/>
        <w:rPr>
          <w:rFonts w:eastAsia="Times New Roman" w:cs="Calibri"/>
          <w:sz w:val="22"/>
          <w:szCs w:val="24"/>
          <w:lang w:val="de-DE" w:eastAsia="de-DE"/>
          <w14:numForm w14:val="default"/>
        </w:rPr>
      </w:pPr>
    </w:p>
    <w:p w14:paraId="036F0086" w14:textId="77777777" w:rsidR="00B020A0" w:rsidRPr="00DF7BDB" w:rsidRDefault="00B020A0" w:rsidP="00B020A0">
      <w:pPr>
        <w:pStyle w:val="Listenabsatz"/>
        <w:numPr>
          <w:ilvl w:val="0"/>
          <w:numId w:val="189"/>
        </w:numPr>
        <w:spacing w:after="0" w:line="276" w:lineRule="auto"/>
        <w:rPr>
          <w:rFonts w:eastAsia="Times New Roman" w:cs="Calibri"/>
          <w:sz w:val="22"/>
          <w:szCs w:val="24"/>
          <w:lang w:val="de-DE" w:eastAsia="de-DE"/>
          <w14:numForm w14:val="default"/>
        </w:rPr>
      </w:pPr>
      <w:r w:rsidRPr="00DF7BDB">
        <w:rPr>
          <w:rFonts w:eastAsia="Times New Roman" w:cs="Calibri"/>
          <w:sz w:val="22"/>
          <w:szCs w:val="24"/>
          <w:lang w:val="de-DE" w:eastAsia="de-DE"/>
          <w14:numForm w14:val="default"/>
        </w:rPr>
        <w:t>Nationales Metrologie-Institut Österreichs (NMI) – Darstellung und Weitergabe der Maßeinheiten</w:t>
      </w:r>
    </w:p>
    <w:p w14:paraId="5473CB3A" w14:textId="77777777" w:rsidR="00B020A0" w:rsidRPr="00DF7BDB" w:rsidRDefault="00B020A0" w:rsidP="00B020A0">
      <w:pPr>
        <w:pStyle w:val="Listenabsatz"/>
        <w:numPr>
          <w:ilvl w:val="0"/>
          <w:numId w:val="189"/>
        </w:numPr>
        <w:spacing w:after="0" w:line="276" w:lineRule="auto"/>
        <w:rPr>
          <w:rFonts w:eastAsia="Times New Roman" w:cs="Calibri"/>
          <w:sz w:val="22"/>
          <w:szCs w:val="24"/>
          <w:lang w:val="de-DE" w:eastAsia="de-DE"/>
          <w14:numForm w14:val="default"/>
        </w:rPr>
      </w:pPr>
      <w:r w:rsidRPr="00DF7BDB">
        <w:rPr>
          <w:rFonts w:eastAsia="Times New Roman" w:cs="Calibri"/>
          <w:sz w:val="22"/>
          <w:szCs w:val="24"/>
          <w:lang w:val="de-DE" w:eastAsia="de-DE"/>
          <w14:numForm w14:val="default"/>
        </w:rPr>
        <w:t>Behörde für das gesetzliche Messwesen (Eichbehörde) – Umsetzung unionsrechtlicher Vorgaben</w:t>
      </w:r>
    </w:p>
    <w:p w14:paraId="794852E6" w14:textId="77777777" w:rsidR="00B020A0" w:rsidRPr="00DF7BDB" w:rsidRDefault="00B020A0" w:rsidP="00B020A0">
      <w:pPr>
        <w:pStyle w:val="Listenabsatz"/>
        <w:numPr>
          <w:ilvl w:val="0"/>
          <w:numId w:val="189"/>
        </w:numPr>
        <w:spacing w:after="0" w:line="276" w:lineRule="auto"/>
        <w:rPr>
          <w:rFonts w:eastAsia="Times New Roman" w:cs="Calibri"/>
          <w:sz w:val="22"/>
          <w:szCs w:val="24"/>
          <w:lang w:val="de-DE" w:eastAsia="de-DE"/>
          <w14:numForm w14:val="default"/>
        </w:rPr>
      </w:pPr>
      <w:r w:rsidRPr="00DF7BDB">
        <w:rPr>
          <w:rFonts w:eastAsia="Times New Roman" w:cs="Calibri"/>
          <w:sz w:val="22"/>
          <w:szCs w:val="24"/>
          <w:lang w:val="de-DE" w:eastAsia="de-DE"/>
          <w14:numForm w14:val="default"/>
        </w:rPr>
        <w:t>Notifizierte Stelle – Durchführung von Konformitätsbewertungen gemäß EU-Recht</w:t>
      </w:r>
    </w:p>
    <w:p w14:paraId="66A131CC" w14:textId="77777777" w:rsidR="00B020A0" w:rsidRPr="00DF7BDB" w:rsidRDefault="00B020A0" w:rsidP="00B020A0">
      <w:pPr>
        <w:pStyle w:val="Listenabsatz"/>
        <w:numPr>
          <w:ilvl w:val="0"/>
          <w:numId w:val="189"/>
        </w:numPr>
        <w:spacing w:after="0" w:line="276" w:lineRule="auto"/>
        <w:rPr>
          <w:rFonts w:eastAsia="Times New Roman" w:cs="Calibri"/>
          <w:sz w:val="22"/>
          <w:szCs w:val="24"/>
          <w:lang w:val="de-DE" w:eastAsia="de-DE"/>
          <w14:numForm w14:val="default"/>
        </w:rPr>
      </w:pPr>
      <w:r w:rsidRPr="00DF7BDB">
        <w:rPr>
          <w:rFonts w:eastAsia="Times New Roman" w:cs="Calibri"/>
          <w:sz w:val="22"/>
          <w:szCs w:val="24"/>
          <w:lang w:val="de-DE" w:eastAsia="de-DE"/>
          <w14:numForm w14:val="default"/>
        </w:rPr>
        <w:t>Typengenehmigungsbehörde gemäß Verordnung (EU) 2016/1628</w:t>
      </w:r>
    </w:p>
    <w:p w14:paraId="51003CD8" w14:textId="77777777" w:rsidR="00B020A0" w:rsidRPr="00B020A0" w:rsidRDefault="00B020A0" w:rsidP="00B020A0">
      <w:pPr>
        <w:spacing w:after="0" w:line="276" w:lineRule="auto"/>
        <w:rPr>
          <w:rFonts w:eastAsia="Times New Roman" w:cs="Calibri"/>
          <w:sz w:val="22"/>
          <w:szCs w:val="24"/>
          <w:lang w:val="de-DE" w:eastAsia="de-DE"/>
          <w14:numForm w14:val="default"/>
        </w:rPr>
      </w:pPr>
    </w:p>
    <w:p w14:paraId="112B0D3A" w14:textId="77777777" w:rsidR="00B020A0" w:rsidRPr="00B020A0" w:rsidRDefault="00B020A0" w:rsidP="00B020A0">
      <w:pPr>
        <w:spacing w:after="0" w:line="276" w:lineRule="auto"/>
        <w:rPr>
          <w:rFonts w:eastAsia="Times New Roman" w:cs="Calibri"/>
          <w:sz w:val="22"/>
          <w:szCs w:val="24"/>
          <w:lang w:val="de-DE" w:eastAsia="de-DE"/>
          <w14:numForm w14:val="default"/>
        </w:rPr>
      </w:pPr>
      <w:r w:rsidRPr="00B020A0">
        <w:rPr>
          <w:rFonts w:eastAsia="Times New Roman" w:cs="Calibri"/>
          <w:sz w:val="22"/>
          <w:szCs w:val="24"/>
          <w:lang w:val="de-DE" w:eastAsia="de-DE"/>
          <w14:numForm w14:val="default"/>
        </w:rPr>
        <w:t>Diese Funktionen sind integraler Bestandteil der Qualitätsinfrastruktur (QI). Diese umfasst das Mess-, Normen- und Prüfwesen, das Qualitätsmanagement sowie die Konformitätsbewertung einschließlich Zertifizierung und Akkreditierung. Ziel ist die Sicherstellung der Übereinstimmung von Waren und Dienstleistungen mit festgelegten Anforderungen.</w:t>
      </w:r>
    </w:p>
    <w:p w14:paraId="3BA72CFB" w14:textId="77777777" w:rsidR="00B020A0" w:rsidRPr="00B020A0" w:rsidRDefault="00B020A0" w:rsidP="00B020A0">
      <w:pPr>
        <w:spacing w:after="0" w:line="276" w:lineRule="auto"/>
        <w:rPr>
          <w:rFonts w:eastAsia="Times New Roman" w:cs="Calibri"/>
          <w:sz w:val="22"/>
          <w:szCs w:val="24"/>
          <w:lang w:val="de-DE" w:eastAsia="de-DE"/>
          <w14:numForm w14:val="default"/>
        </w:rPr>
      </w:pPr>
    </w:p>
    <w:p w14:paraId="17757AE5" w14:textId="77777777" w:rsidR="00B020A0" w:rsidRDefault="00B020A0" w:rsidP="00B020A0">
      <w:pPr>
        <w:spacing w:after="0" w:line="276" w:lineRule="auto"/>
        <w:rPr>
          <w:rFonts w:eastAsia="Times New Roman" w:cs="Calibri"/>
          <w:sz w:val="22"/>
          <w:szCs w:val="24"/>
          <w:lang w:val="de-DE" w:eastAsia="de-DE"/>
          <w14:numForm w14:val="default"/>
        </w:rPr>
      </w:pPr>
      <w:r w:rsidRPr="00B020A0">
        <w:rPr>
          <w:rFonts w:eastAsia="Times New Roman" w:cs="Calibri"/>
          <w:sz w:val="22"/>
          <w:szCs w:val="24"/>
          <w:lang w:val="de-DE" w:eastAsia="de-DE"/>
          <w14:numForm w14:val="default"/>
        </w:rPr>
        <w:t>Eine leistungsfähige Qualitätsinfrastruktur gewährleistet ein hohes Maß an Sicherheits-, Umwelt-, Gesundheits- und Verbraucherschutz und trägt wesentlich zur wirtschaftlichen und gesellschaftlichen Entwicklung bei. Sie basiert auf internationalen Standards und fördert den globalen Handel sowie den Austausch von Dienstleistungen.</w:t>
      </w:r>
    </w:p>
    <w:p w14:paraId="38CF978E" w14:textId="77777777" w:rsidR="00B020A0" w:rsidRDefault="00B020A0" w:rsidP="00B020A0">
      <w:pPr>
        <w:spacing w:after="0" w:line="276" w:lineRule="auto"/>
        <w:rPr>
          <w:rFonts w:eastAsia="Times New Roman" w:cs="Calibri"/>
          <w:sz w:val="22"/>
          <w:szCs w:val="24"/>
          <w:lang w:val="de-DE" w:eastAsia="de-DE"/>
          <w14:numForm w14:val="default"/>
        </w:rPr>
      </w:pPr>
    </w:p>
    <w:p w14:paraId="3AFEFE64" w14:textId="7B3C9B04" w:rsidR="00F02D95" w:rsidRDefault="00B020A0" w:rsidP="00B020A0">
      <w:pPr>
        <w:spacing w:after="0" w:line="276" w:lineRule="auto"/>
        <w:rPr>
          <w:ins w:id="160" w:author="Steinkellner Claudia" w:date="2026-04-14T10:48:00Z"/>
          <w:rFonts w:eastAsia="Times New Roman" w:cs="Calibri"/>
          <w:sz w:val="22"/>
          <w:szCs w:val="24"/>
          <w:lang w:val="de-DE" w:eastAsia="de-DE"/>
          <w14:numForm w14:val="default"/>
        </w:rPr>
      </w:pPr>
      <w:r w:rsidRPr="00B020A0">
        <w:rPr>
          <w:rFonts w:eastAsia="Times New Roman" w:cs="Calibri"/>
          <w:sz w:val="22"/>
          <w:szCs w:val="24"/>
          <w:lang w:val="de-DE" w:eastAsia="de-DE"/>
          <w14:numForm w14:val="default"/>
        </w:rPr>
        <w:lastRenderedPageBreak/>
        <w:t xml:space="preserve">Die </w:t>
      </w:r>
      <w:r>
        <w:rPr>
          <w:rFonts w:eastAsia="Times New Roman" w:cs="Calibri"/>
          <w:sz w:val="22"/>
          <w:szCs w:val="24"/>
          <w:lang w:val="de-DE" w:eastAsia="de-DE"/>
          <w14:numForm w14:val="default"/>
        </w:rPr>
        <w:t>Kernfunktionen</w:t>
      </w:r>
      <w:r w:rsidRPr="00B020A0">
        <w:rPr>
          <w:rFonts w:eastAsia="Times New Roman" w:cs="Calibri"/>
          <w:sz w:val="22"/>
          <w:szCs w:val="24"/>
          <w:lang w:val="de-DE" w:eastAsia="de-DE"/>
          <w14:numForm w14:val="default"/>
        </w:rPr>
        <w:t xml:space="preserve"> werden innerhalb der Gruppe in den Fach</w:t>
      </w:r>
      <w:r>
        <w:rPr>
          <w:rFonts w:eastAsia="Times New Roman" w:cs="Calibri"/>
          <w:sz w:val="22"/>
          <w:szCs w:val="24"/>
          <w:lang w:val="de-DE" w:eastAsia="de-DE"/>
          <w14:numForm w14:val="default"/>
        </w:rPr>
        <w:t>abteilungen bzw. -</w:t>
      </w:r>
      <w:r w:rsidRPr="00B020A0">
        <w:rPr>
          <w:rFonts w:eastAsia="Times New Roman" w:cs="Calibri"/>
          <w:sz w:val="22"/>
          <w:szCs w:val="24"/>
          <w:lang w:val="de-DE" w:eastAsia="de-DE"/>
          <w14:numForm w14:val="default"/>
        </w:rPr>
        <w:t>laboratorien</w:t>
      </w:r>
      <w:r>
        <w:rPr>
          <w:rFonts w:eastAsia="Times New Roman" w:cs="Calibri"/>
          <w:sz w:val="22"/>
          <w:szCs w:val="24"/>
          <w:lang w:val="de-DE" w:eastAsia="de-DE"/>
          <w14:numForm w14:val="default"/>
        </w:rPr>
        <w:t xml:space="preserve"> und in der n</w:t>
      </w:r>
      <w:r w:rsidRPr="00B020A0">
        <w:rPr>
          <w:rFonts w:eastAsia="Times New Roman" w:cs="Calibri"/>
          <w:sz w:val="22"/>
          <w:szCs w:val="24"/>
          <w:lang w:val="de-DE" w:eastAsia="de-DE"/>
          <w14:numForm w14:val="default"/>
        </w:rPr>
        <w:t>otifizierte</w:t>
      </w:r>
      <w:r>
        <w:rPr>
          <w:rFonts w:eastAsia="Times New Roman" w:cs="Calibri"/>
          <w:sz w:val="22"/>
          <w:szCs w:val="24"/>
          <w:lang w:val="de-DE" w:eastAsia="de-DE"/>
          <w14:numForm w14:val="default"/>
        </w:rPr>
        <w:t>n</w:t>
      </w:r>
      <w:r w:rsidRPr="00B020A0">
        <w:rPr>
          <w:rFonts w:eastAsia="Times New Roman" w:cs="Calibri"/>
          <w:sz w:val="22"/>
          <w:szCs w:val="24"/>
          <w:lang w:val="de-DE" w:eastAsia="de-DE"/>
          <w14:numForm w14:val="default"/>
        </w:rPr>
        <w:t xml:space="preserve"> Stelle in unterschiedlichem Umfang </w:t>
      </w:r>
      <w:r>
        <w:rPr>
          <w:rFonts w:eastAsia="Times New Roman" w:cs="Calibri"/>
          <w:sz w:val="22"/>
          <w:szCs w:val="24"/>
          <w:lang w:val="de-DE" w:eastAsia="de-DE"/>
          <w14:numForm w14:val="default"/>
        </w:rPr>
        <w:t xml:space="preserve">angeboten und </w:t>
      </w:r>
      <w:r w:rsidRPr="00B020A0">
        <w:rPr>
          <w:rFonts w:eastAsia="Times New Roman" w:cs="Calibri"/>
          <w:sz w:val="22"/>
          <w:szCs w:val="24"/>
          <w:lang w:val="de-DE" w:eastAsia="de-DE"/>
          <w14:numForm w14:val="default"/>
        </w:rPr>
        <w:t>erbracht.</w:t>
      </w:r>
      <w:r>
        <w:rPr>
          <w:rFonts w:eastAsia="Times New Roman" w:cs="Calibri"/>
          <w:sz w:val="22"/>
          <w:szCs w:val="24"/>
          <w:lang w:val="de-DE" w:eastAsia="de-DE"/>
          <w14:numForm w14:val="default"/>
        </w:rPr>
        <w:t xml:space="preserve"> </w:t>
      </w:r>
      <w:r w:rsidRPr="00B020A0">
        <w:rPr>
          <w:rFonts w:eastAsia="Times New Roman" w:cs="Calibri"/>
          <w:sz w:val="22"/>
          <w:szCs w:val="24"/>
          <w:lang w:val="de-DE" w:eastAsia="de-DE"/>
          <w14:numForm w14:val="default"/>
        </w:rPr>
        <w:t>Die Leitung de</w:t>
      </w:r>
      <w:r w:rsidR="00DF7BDB">
        <w:rPr>
          <w:rFonts w:eastAsia="Times New Roman" w:cs="Calibri"/>
          <w:sz w:val="22"/>
          <w:szCs w:val="24"/>
          <w:lang w:val="de-DE" w:eastAsia="de-DE"/>
          <w14:numForm w14:val="default"/>
        </w:rPr>
        <w:t>s</w:t>
      </w:r>
      <w:r w:rsidRPr="00B020A0">
        <w:rPr>
          <w:rFonts w:eastAsia="Times New Roman" w:cs="Calibri"/>
          <w:sz w:val="22"/>
          <w:szCs w:val="24"/>
          <w:lang w:val="de-DE" w:eastAsia="de-DE"/>
          <w14:numForm w14:val="default"/>
        </w:rPr>
        <w:t xml:space="preserve"> </w:t>
      </w:r>
      <w:r w:rsidR="00DF7BDB">
        <w:rPr>
          <w:rFonts w:eastAsia="Times New Roman" w:cs="Calibri"/>
          <w:sz w:val="22"/>
          <w:szCs w:val="24"/>
          <w:lang w:val="de-DE" w:eastAsia="de-DE"/>
          <w14:numForm w14:val="default"/>
        </w:rPr>
        <w:t>Eichwesens</w:t>
      </w:r>
      <w:r w:rsidRPr="00B020A0">
        <w:rPr>
          <w:rFonts w:eastAsia="Times New Roman" w:cs="Calibri"/>
          <w:sz w:val="22"/>
          <w:szCs w:val="24"/>
          <w:lang w:val="de-DE" w:eastAsia="de-DE"/>
          <w14:numForm w14:val="default"/>
        </w:rPr>
        <w:t xml:space="preserve"> vertritt diesen Bereich im Führungskreis des BEV und verantwortet die übergeordnete Steuerung sowie Koordination der Abteilungen in organisatorischer und fachlicher Hinsicht</w:t>
      </w:r>
      <w:r w:rsidR="00DF7BDB">
        <w:rPr>
          <w:rFonts w:eastAsia="Times New Roman" w:cs="Calibri"/>
          <w:sz w:val="22"/>
          <w:szCs w:val="24"/>
          <w:lang w:val="de-DE" w:eastAsia="de-DE"/>
          <w14:numForm w14:val="default"/>
        </w:rPr>
        <w:t>.</w:t>
      </w:r>
    </w:p>
    <w:p w14:paraId="5F13DF5D" w14:textId="77777777" w:rsidR="00801C28" w:rsidRPr="00B020A0" w:rsidRDefault="00801C28" w:rsidP="00B020A0">
      <w:pPr>
        <w:spacing w:after="0" w:line="276" w:lineRule="auto"/>
        <w:rPr>
          <w:rFonts w:eastAsia="Times New Roman" w:cs="Calibri"/>
          <w:sz w:val="22"/>
          <w:szCs w:val="24"/>
          <w:lang w:val="de-DE" w:eastAsia="de-DE"/>
          <w14:numForm w14:val="default"/>
        </w:rPr>
      </w:pPr>
    </w:p>
    <w:p w14:paraId="3C338473" w14:textId="5CD057D7" w:rsidR="00F02D95" w:rsidRDefault="00F02D95" w:rsidP="00DE619E">
      <w:pPr>
        <w:pStyle w:val="2nummeriert"/>
        <w:rPr>
          <w:rFonts w:eastAsia="Times New Roman"/>
          <w:lang w:val="de-DE" w:eastAsia="de-DE"/>
        </w:rPr>
      </w:pPr>
      <w:bookmarkStart w:id="161" w:name="_Toc202280066"/>
      <w:bookmarkStart w:id="162" w:name="_Toc226466607"/>
      <w:r w:rsidRPr="00F53595">
        <w:rPr>
          <w:rFonts w:eastAsia="Times New Roman"/>
          <w:lang w:val="de-DE" w:eastAsia="de-DE"/>
        </w:rPr>
        <w:t>Abteilung Elektrizität und Akustik</w:t>
      </w:r>
      <w:bookmarkEnd w:id="161"/>
      <w:r w:rsidR="00DC3CCF" w:rsidRPr="00DC3CCF">
        <w:rPr>
          <w:rFonts w:eastAsia="Times New Roman"/>
          <w:lang w:val="de-DE" w:eastAsia="de-DE"/>
        </w:rPr>
        <w:t xml:space="preserve"> </w:t>
      </w:r>
      <w:r w:rsidR="00DC3CCF">
        <w:rPr>
          <w:rFonts w:eastAsia="Times New Roman"/>
          <w:lang w:val="de-DE" w:eastAsia="de-DE"/>
        </w:rPr>
        <w:t>(</w:t>
      </w:r>
      <w:r w:rsidR="00DC3CCF" w:rsidRPr="00F53595">
        <w:rPr>
          <w:rFonts w:eastAsia="Times New Roman"/>
          <w:lang w:val="de-DE" w:eastAsia="de-DE"/>
        </w:rPr>
        <w:t>E1</w:t>
      </w:r>
      <w:r w:rsidR="00DC3CCF">
        <w:rPr>
          <w:rFonts w:eastAsia="Times New Roman"/>
          <w:lang w:val="de-DE" w:eastAsia="de-DE"/>
        </w:rPr>
        <w:t>)</w:t>
      </w:r>
      <w:bookmarkEnd w:id="162"/>
    </w:p>
    <w:p w14:paraId="3314FCE2" w14:textId="0A01AC37" w:rsidR="0078060E" w:rsidRDefault="0078060E" w:rsidP="0078060E">
      <w:pPr>
        <w:rPr>
          <w:lang w:val="de-DE" w:eastAsia="de-DE"/>
        </w:rPr>
      </w:pPr>
      <w:r w:rsidRPr="0078060E">
        <w:rPr>
          <w:lang w:val="de-DE" w:eastAsia="de-DE"/>
        </w:rPr>
        <w:t xml:space="preserve">Die Abteilung Elektrizität und Akustik </w:t>
      </w:r>
      <w:r w:rsidR="0088604E">
        <w:rPr>
          <w:lang w:val="de-DE" w:eastAsia="de-DE"/>
        </w:rPr>
        <w:t xml:space="preserve">ist in zwei Referate gegliedert und </w:t>
      </w:r>
      <w:r w:rsidRPr="0078060E">
        <w:rPr>
          <w:lang w:val="de-DE" w:eastAsia="de-DE"/>
        </w:rPr>
        <w:t>umfasst mehrere Fachlaboratorien</w:t>
      </w:r>
      <w:r w:rsidR="0088604E">
        <w:rPr>
          <w:lang w:val="de-DE" w:eastAsia="de-DE"/>
        </w:rPr>
        <w:t>, es</w:t>
      </w:r>
      <w:r w:rsidRPr="0078060E">
        <w:rPr>
          <w:lang w:val="de-DE" w:eastAsia="de-DE"/>
        </w:rPr>
        <w:t xml:space="preserve"> ist für die Darstellung, Weitergabe und Sicherstellung der Einheiten elektrischer, akustischer und mechanischer Messgrößen verantwortlich.</w:t>
      </w:r>
      <w:r>
        <w:rPr>
          <w:lang w:val="de-DE" w:eastAsia="de-DE"/>
        </w:rPr>
        <w:t xml:space="preserve"> </w:t>
      </w:r>
      <w:r w:rsidRPr="0078060E">
        <w:rPr>
          <w:lang w:val="de-DE" w:eastAsia="de-DE"/>
        </w:rPr>
        <w:t>Zu den zentralen Aufgaben zählen die Durchführung hochpräziser Kalibrierungen und Prüfungen, die Entwicklung und Weiterentwicklung von Mess- und Kalibrierverfahren sowie die Bewahrung und internationale Anbindung der nationalen Etalons.</w:t>
      </w:r>
      <w:r>
        <w:rPr>
          <w:lang w:val="de-DE" w:eastAsia="de-DE"/>
        </w:rPr>
        <w:t xml:space="preserve">  </w:t>
      </w:r>
    </w:p>
    <w:p w14:paraId="7537A199" w14:textId="40B26243" w:rsidR="0078060E" w:rsidRDefault="0078060E" w:rsidP="0078060E">
      <w:pPr>
        <w:rPr>
          <w:lang w:val="de-DE" w:eastAsia="de-DE"/>
        </w:rPr>
      </w:pPr>
      <w:r w:rsidRPr="0078060E">
        <w:rPr>
          <w:lang w:val="de-DE" w:eastAsia="de-DE"/>
        </w:rPr>
        <w:t>Im Rahmen des gesetzlichen Messwesens werden Zulassungen, Eichungen, Konformitätsbewertungen und Marktüberwachungsmaßnahmen durchgeführt. Darüber hinaus gewährleistet die Abteilung durch Teilnahme an internationalen Vergleichsmessungen sowie durch Mitwirkung in nationalen und internationalen Gremien die Anerkennung und Gleichwertigkeit der Messergebnisse.</w:t>
      </w:r>
      <w:r>
        <w:rPr>
          <w:lang w:val="de-DE" w:eastAsia="de-DE"/>
        </w:rPr>
        <w:t xml:space="preserve"> </w:t>
      </w:r>
    </w:p>
    <w:p w14:paraId="7C9A68F0" w14:textId="63DC82F1" w:rsidR="0088604E" w:rsidRDefault="0088604E" w:rsidP="0088604E">
      <w:pPr>
        <w:pStyle w:val="3nummeriert"/>
        <w:rPr>
          <w:lang w:val="de-DE" w:eastAsia="de-DE"/>
        </w:rPr>
      </w:pPr>
      <w:bookmarkStart w:id="163" w:name="_Toc226466608"/>
      <w:r w:rsidRPr="0088604E">
        <w:rPr>
          <w:lang w:val="de-DE" w:eastAsia="de-DE"/>
        </w:rPr>
        <w:t xml:space="preserve">Referat Elektrische Größen </w:t>
      </w:r>
      <w:r>
        <w:rPr>
          <w:lang w:val="de-DE" w:eastAsia="de-DE"/>
        </w:rPr>
        <w:t>(</w:t>
      </w:r>
      <w:r w:rsidRPr="0088604E">
        <w:rPr>
          <w:lang w:val="de-DE" w:eastAsia="de-DE"/>
        </w:rPr>
        <w:t>E11</w:t>
      </w:r>
      <w:r>
        <w:rPr>
          <w:lang w:val="de-DE" w:eastAsia="de-DE"/>
        </w:rPr>
        <w:t>)</w:t>
      </w:r>
      <w:bookmarkEnd w:id="163"/>
    </w:p>
    <w:p w14:paraId="03A0F7D3" w14:textId="426DEF8F" w:rsidR="0088604E" w:rsidRPr="0088604E" w:rsidRDefault="0088604E" w:rsidP="0088604E">
      <w:pPr>
        <w:rPr>
          <w:lang w:val="de-DE" w:eastAsia="de-DE"/>
        </w:rPr>
      </w:pPr>
      <w:r>
        <w:rPr>
          <w:lang w:val="de-DE" w:eastAsia="de-DE"/>
        </w:rPr>
        <w:br/>
      </w:r>
      <w:r w:rsidRPr="0088604E">
        <w:rPr>
          <w:lang w:val="de-DE" w:eastAsia="de-DE"/>
        </w:rPr>
        <w:t xml:space="preserve">Das Referat umfasst die Fachbereiche </w:t>
      </w:r>
      <w:r>
        <w:rPr>
          <w:lang w:val="de-DE" w:eastAsia="de-DE"/>
        </w:rPr>
        <w:t>e</w:t>
      </w:r>
      <w:r w:rsidRPr="0088604E">
        <w:rPr>
          <w:lang w:val="de-DE" w:eastAsia="de-DE"/>
        </w:rPr>
        <w:t>lektrische Größen, elektrische Energie sowie Hochspannung und Hochstrom und ist für die Darstellung, Weitergabe und Sicherstellung elektrischer Messgrößen verantwortlich.</w:t>
      </w:r>
    </w:p>
    <w:p w14:paraId="435B9562" w14:textId="5E700342" w:rsidR="0088604E" w:rsidRPr="0078060E" w:rsidRDefault="0088604E" w:rsidP="0088604E">
      <w:pPr>
        <w:rPr>
          <w:lang w:val="de-DE" w:eastAsia="de-DE"/>
        </w:rPr>
      </w:pPr>
      <w:r w:rsidRPr="0088604E">
        <w:rPr>
          <w:lang w:val="de-DE" w:eastAsia="de-DE"/>
        </w:rPr>
        <w:t xml:space="preserve">Es führt Kalibrierungen, Prüfungen sowie Aufgaben im gesetzlichen Messwesen durch und gewährleistet durch </w:t>
      </w:r>
      <w:r>
        <w:rPr>
          <w:lang w:val="de-DE" w:eastAsia="de-DE"/>
        </w:rPr>
        <w:t>die Pflege der Etalons</w:t>
      </w:r>
      <w:r w:rsidRPr="0088604E">
        <w:rPr>
          <w:lang w:val="de-DE" w:eastAsia="de-DE"/>
        </w:rPr>
        <w:t>, Verfahrensentwicklung und internationale Vergleichbarkeit die Messgenauigkeit und den Verbraucherschutz im Bereich der Elektrizität.</w:t>
      </w:r>
    </w:p>
    <w:p w14:paraId="78CBBB1A" w14:textId="22B18659" w:rsidR="00DC3CCF" w:rsidRDefault="00F02D95" w:rsidP="0088604E">
      <w:pPr>
        <w:pStyle w:val="4nummeriert"/>
        <w:rPr>
          <w:rFonts w:eastAsia="Times New Roman"/>
          <w:lang w:eastAsia="de-AT"/>
        </w:rPr>
      </w:pPr>
      <w:r w:rsidRPr="00F02D95">
        <w:rPr>
          <w:rFonts w:eastAsia="Times New Roman"/>
          <w:color w:val="000000"/>
          <w:lang w:eastAsia="de-AT"/>
        </w:rPr>
        <w:t xml:space="preserve">Labor </w:t>
      </w:r>
      <w:r w:rsidRPr="00F02D95">
        <w:rPr>
          <w:rFonts w:eastAsia="Times New Roman"/>
          <w:lang w:eastAsia="de-AT"/>
        </w:rPr>
        <w:t>Elektrische Größen (E111)</w:t>
      </w:r>
    </w:p>
    <w:p w14:paraId="3F82EDD4" w14:textId="77777777" w:rsidR="00DC3CCF" w:rsidRDefault="00DC3CCF" w:rsidP="00DC3CCF">
      <w:pPr>
        <w:spacing w:after="0" w:line="276" w:lineRule="auto"/>
        <w:rPr>
          <w:rFonts w:eastAsia="Times New Roman" w:cs="Calibri"/>
          <w:sz w:val="22"/>
          <w:szCs w:val="22"/>
          <w:lang w:eastAsia="de-AT"/>
          <w14:numForm w14:val="default"/>
        </w:rPr>
      </w:pPr>
    </w:p>
    <w:p w14:paraId="402AA0F2" w14:textId="5AE2E299" w:rsidR="00DC3CCF" w:rsidRPr="00DC3CCF" w:rsidRDefault="00DC3CCF" w:rsidP="00DC3CCF">
      <w:pPr>
        <w:spacing w:after="0" w:line="276" w:lineRule="auto"/>
        <w:rPr>
          <w:rFonts w:eastAsia="Times New Roman" w:cs="Calibri"/>
          <w:sz w:val="22"/>
          <w:szCs w:val="22"/>
          <w:lang w:eastAsia="de-AT"/>
          <w14:numForm w14:val="default"/>
        </w:rPr>
      </w:pPr>
      <w:r w:rsidRPr="00DC3CCF">
        <w:rPr>
          <w:rFonts w:eastAsia="Times New Roman" w:cs="Calibri"/>
          <w:b/>
          <w:bCs/>
          <w:sz w:val="22"/>
          <w:szCs w:val="22"/>
          <w:lang w:eastAsia="de-AT"/>
          <w14:numForm w14:val="default"/>
        </w:rPr>
        <w:t>Darstellung und Weitergabe der Einheiten</w:t>
      </w:r>
      <w:r w:rsidRPr="00DC3CCF">
        <w:rPr>
          <w:rFonts w:eastAsia="Times New Roman" w:cs="Calibri"/>
          <w:sz w:val="22"/>
          <w:szCs w:val="22"/>
          <w:lang w:eastAsia="de-AT"/>
          <w14:numForm w14:val="default"/>
        </w:rPr>
        <w:t xml:space="preserve"> </w:t>
      </w:r>
    </w:p>
    <w:p w14:paraId="3E6D2853" w14:textId="77777777" w:rsidR="00DC3CCF" w:rsidRPr="00DC3CCF" w:rsidRDefault="00DC3CCF" w:rsidP="00DC3CCF">
      <w:pPr>
        <w:numPr>
          <w:ilvl w:val="0"/>
          <w:numId w:val="190"/>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Gleichspannung und Gleichstrom </w:t>
      </w:r>
    </w:p>
    <w:p w14:paraId="7CB0CBC5" w14:textId="77777777" w:rsidR="00DC3CCF" w:rsidRPr="00DC3CCF" w:rsidRDefault="00DC3CCF" w:rsidP="00DC3CCF">
      <w:pPr>
        <w:numPr>
          <w:ilvl w:val="0"/>
          <w:numId w:val="190"/>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Wechselspannung und Wechselstrom </w:t>
      </w:r>
    </w:p>
    <w:p w14:paraId="258639AE" w14:textId="77777777" w:rsidR="00DC3CCF" w:rsidRPr="00DC3CCF" w:rsidRDefault="00DC3CCF" w:rsidP="00DC3CCF">
      <w:pPr>
        <w:numPr>
          <w:ilvl w:val="0"/>
          <w:numId w:val="190"/>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Widerstand und Kapazität </w:t>
      </w:r>
    </w:p>
    <w:p w14:paraId="295F9E75" w14:textId="77777777" w:rsidR="00DC3CCF" w:rsidRPr="00DC3CCF" w:rsidRDefault="00DC3CCF" w:rsidP="00DC3CCF">
      <w:pPr>
        <w:numPr>
          <w:ilvl w:val="0"/>
          <w:numId w:val="190"/>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Bewahrung nationaler Etalons und Anbindung an internationale Referenzen </w:t>
      </w:r>
    </w:p>
    <w:p w14:paraId="544EA49A" w14:textId="167976C0" w:rsidR="00DC3CCF" w:rsidRPr="00DC3CCF" w:rsidRDefault="00DC3CCF" w:rsidP="00DC3CCF">
      <w:pPr>
        <w:spacing w:after="0" w:line="276" w:lineRule="auto"/>
        <w:rPr>
          <w:rFonts w:eastAsia="Times New Roman" w:cs="Calibri"/>
          <w:sz w:val="22"/>
          <w:szCs w:val="22"/>
          <w:lang w:eastAsia="de-AT"/>
          <w14:numForm w14:val="default"/>
        </w:rPr>
      </w:pPr>
      <w:r w:rsidRPr="00DC3CCF">
        <w:rPr>
          <w:rFonts w:eastAsia="Times New Roman" w:cs="Calibri"/>
          <w:b/>
          <w:bCs/>
          <w:sz w:val="22"/>
          <w:szCs w:val="22"/>
          <w:lang w:eastAsia="de-AT"/>
          <w14:numForm w14:val="default"/>
        </w:rPr>
        <w:t>Mess- und Kalibrierwesen</w:t>
      </w:r>
      <w:r w:rsidRPr="00DC3CCF">
        <w:rPr>
          <w:rFonts w:eastAsia="Times New Roman" w:cs="Calibri"/>
          <w:sz w:val="22"/>
          <w:szCs w:val="22"/>
          <w:lang w:eastAsia="de-AT"/>
          <w14:numForm w14:val="default"/>
        </w:rPr>
        <w:t xml:space="preserve"> </w:t>
      </w:r>
    </w:p>
    <w:p w14:paraId="680D8754" w14:textId="77777777" w:rsidR="00DC3CCF" w:rsidRPr="00DC3CCF" w:rsidRDefault="00DC3CCF" w:rsidP="00DC3CCF">
      <w:pPr>
        <w:numPr>
          <w:ilvl w:val="0"/>
          <w:numId w:val="191"/>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Durchführung hochgenauer Kalibrierungen für interne und externe Kundinnen und Kunden </w:t>
      </w:r>
    </w:p>
    <w:p w14:paraId="6A0D841E" w14:textId="77777777" w:rsidR="00DC3CCF" w:rsidRPr="00DC3CCF" w:rsidRDefault="00DC3CCF" w:rsidP="00DC3CCF">
      <w:pPr>
        <w:numPr>
          <w:ilvl w:val="0"/>
          <w:numId w:val="191"/>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lastRenderedPageBreak/>
        <w:t xml:space="preserve">Kalibrierung von Gleich- und Wechselmessgrößen, AC-DC-Transfergeräten und Kalibratoren </w:t>
      </w:r>
    </w:p>
    <w:p w14:paraId="2392749A" w14:textId="77777777" w:rsidR="00DC3CCF" w:rsidRPr="00DC3CCF" w:rsidRDefault="00DC3CCF" w:rsidP="00DC3CCF">
      <w:pPr>
        <w:numPr>
          <w:ilvl w:val="0"/>
          <w:numId w:val="191"/>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Kalibrierung von hochpräzisen Widerständen und Kapazitäten </w:t>
      </w:r>
    </w:p>
    <w:p w14:paraId="448FFB88" w14:textId="63C2BE95" w:rsidR="00DC3CCF" w:rsidRPr="00DC3CCF" w:rsidRDefault="00DC3CCF" w:rsidP="00DC3CCF">
      <w:pPr>
        <w:spacing w:after="0" w:line="276" w:lineRule="auto"/>
        <w:rPr>
          <w:rFonts w:eastAsia="Times New Roman" w:cs="Calibri"/>
          <w:sz w:val="22"/>
          <w:szCs w:val="22"/>
          <w:lang w:eastAsia="de-AT"/>
          <w14:numForm w14:val="default"/>
        </w:rPr>
      </w:pPr>
      <w:r w:rsidRPr="00DC3CCF">
        <w:rPr>
          <w:rFonts w:eastAsia="Times New Roman" w:cs="Calibri"/>
          <w:b/>
          <w:bCs/>
          <w:sz w:val="22"/>
          <w:szCs w:val="22"/>
          <w:lang w:eastAsia="de-AT"/>
          <w14:numForm w14:val="default"/>
        </w:rPr>
        <w:t>Entwicklung und Qualitätssicherung</w:t>
      </w:r>
      <w:r w:rsidRPr="00DC3CCF">
        <w:rPr>
          <w:rFonts w:eastAsia="Times New Roman" w:cs="Calibri"/>
          <w:sz w:val="22"/>
          <w:szCs w:val="22"/>
          <w:lang w:eastAsia="de-AT"/>
          <w14:numForm w14:val="default"/>
        </w:rPr>
        <w:t xml:space="preserve"> </w:t>
      </w:r>
    </w:p>
    <w:p w14:paraId="62B16419" w14:textId="77777777" w:rsidR="00DC3CCF" w:rsidRPr="00DC3CCF" w:rsidRDefault="00DC3CCF" w:rsidP="00DC3CCF">
      <w:pPr>
        <w:numPr>
          <w:ilvl w:val="0"/>
          <w:numId w:val="192"/>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Weiterentwicklung von Normalmesseinrichtungen </w:t>
      </w:r>
    </w:p>
    <w:p w14:paraId="4A5A0F2A" w14:textId="77777777" w:rsidR="00DC3CCF" w:rsidRPr="00DC3CCF" w:rsidRDefault="00DC3CCF" w:rsidP="00DC3CCF">
      <w:pPr>
        <w:numPr>
          <w:ilvl w:val="0"/>
          <w:numId w:val="192"/>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Entwicklung und Optimierung von Mess- und Kalibrierverfahren </w:t>
      </w:r>
    </w:p>
    <w:p w14:paraId="7C04904D" w14:textId="77777777" w:rsidR="00DC3CCF" w:rsidRPr="00DC3CCF" w:rsidRDefault="00DC3CCF" w:rsidP="00DC3CCF">
      <w:pPr>
        <w:numPr>
          <w:ilvl w:val="0"/>
          <w:numId w:val="192"/>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Festlegung von Darstellungsverfahren gemäß Stand der Technik </w:t>
      </w:r>
    </w:p>
    <w:p w14:paraId="5620D634" w14:textId="57C48F80" w:rsidR="00DC3CCF" w:rsidRPr="00DC3CCF" w:rsidRDefault="00DC3CCF" w:rsidP="00DC3CCF">
      <w:pPr>
        <w:spacing w:after="0" w:line="276" w:lineRule="auto"/>
        <w:rPr>
          <w:rFonts w:eastAsia="Times New Roman" w:cs="Calibri"/>
          <w:sz w:val="22"/>
          <w:szCs w:val="22"/>
          <w:lang w:eastAsia="de-AT"/>
          <w14:numForm w14:val="default"/>
        </w:rPr>
      </w:pPr>
      <w:r>
        <w:rPr>
          <w:rFonts w:eastAsia="Times New Roman" w:cs="Calibri"/>
          <w:b/>
          <w:bCs/>
          <w:sz w:val="22"/>
          <w:szCs w:val="22"/>
          <w:lang w:eastAsia="de-AT"/>
          <w14:numForm w14:val="default"/>
        </w:rPr>
        <w:t>Tätigkeit im Rahmen des p</w:t>
      </w:r>
      <w:r w:rsidRPr="00DC3CCF">
        <w:rPr>
          <w:rFonts w:eastAsia="Times New Roman" w:cs="Calibri"/>
          <w:b/>
          <w:bCs/>
          <w:sz w:val="22"/>
          <w:szCs w:val="22"/>
          <w:lang w:eastAsia="de-AT"/>
          <w14:numForm w14:val="default"/>
        </w:rPr>
        <w:t>hysikalisch-technischer Prüfdienst</w:t>
      </w:r>
      <w:r w:rsidRPr="00DC3CCF">
        <w:rPr>
          <w:rFonts w:eastAsia="Times New Roman" w:cs="Calibri"/>
          <w:sz w:val="22"/>
          <w:szCs w:val="22"/>
          <w:lang w:eastAsia="de-AT"/>
          <w14:numForm w14:val="default"/>
        </w:rPr>
        <w:t xml:space="preserve"> </w:t>
      </w:r>
    </w:p>
    <w:p w14:paraId="44C66906" w14:textId="77777777" w:rsidR="00DC3CCF" w:rsidRPr="00DC3CCF" w:rsidRDefault="00DC3CCF" w:rsidP="00DC3CCF">
      <w:pPr>
        <w:numPr>
          <w:ilvl w:val="0"/>
          <w:numId w:val="193"/>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Durchführung von Prüfungen </w:t>
      </w:r>
    </w:p>
    <w:p w14:paraId="0AB7E6BF" w14:textId="77777777" w:rsidR="00DC3CCF" w:rsidRPr="00DC3CCF" w:rsidRDefault="00DC3CCF" w:rsidP="00DC3CCF">
      <w:pPr>
        <w:numPr>
          <w:ilvl w:val="0"/>
          <w:numId w:val="193"/>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Erstellung von Gutachten (Sachverständigentätigkeit) </w:t>
      </w:r>
    </w:p>
    <w:p w14:paraId="4C1BDF83" w14:textId="77777777" w:rsidR="00DC3CCF" w:rsidRPr="00DC3CCF" w:rsidRDefault="00DC3CCF" w:rsidP="00DC3CCF">
      <w:pPr>
        <w:numPr>
          <w:ilvl w:val="0"/>
          <w:numId w:val="193"/>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Durchführung von Schulungen </w:t>
      </w:r>
    </w:p>
    <w:p w14:paraId="645A9248" w14:textId="3FEF2815" w:rsidR="00DC3CCF" w:rsidRPr="00DC3CCF" w:rsidRDefault="00DC3CCF" w:rsidP="00DC3CCF">
      <w:pPr>
        <w:spacing w:after="0" w:line="276" w:lineRule="auto"/>
        <w:rPr>
          <w:rFonts w:eastAsia="Times New Roman" w:cs="Calibri"/>
          <w:sz w:val="22"/>
          <w:szCs w:val="22"/>
          <w:lang w:eastAsia="de-AT"/>
          <w14:numForm w14:val="default"/>
        </w:rPr>
      </w:pPr>
      <w:r w:rsidRPr="00DC3CCF">
        <w:rPr>
          <w:rFonts w:eastAsia="Times New Roman" w:cs="Calibri"/>
          <w:b/>
          <w:bCs/>
          <w:sz w:val="22"/>
          <w:szCs w:val="22"/>
          <w:lang w:eastAsia="de-AT"/>
          <w14:numForm w14:val="default"/>
        </w:rPr>
        <w:t>Internationale Zusammenarbeit und Vergleichbarkeit</w:t>
      </w:r>
      <w:r w:rsidRPr="00DC3CCF">
        <w:rPr>
          <w:rFonts w:eastAsia="Times New Roman" w:cs="Calibri"/>
          <w:sz w:val="22"/>
          <w:szCs w:val="22"/>
          <w:lang w:eastAsia="de-AT"/>
          <w14:numForm w14:val="default"/>
        </w:rPr>
        <w:t xml:space="preserve"> </w:t>
      </w:r>
    </w:p>
    <w:p w14:paraId="01AAD15E" w14:textId="77777777" w:rsidR="00DC3CCF" w:rsidRPr="00DC3CCF" w:rsidRDefault="00DC3CCF" w:rsidP="00DC3CCF">
      <w:pPr>
        <w:numPr>
          <w:ilvl w:val="0"/>
          <w:numId w:val="194"/>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Teilnahme an internationalen Vergleichsmessungen </w:t>
      </w:r>
    </w:p>
    <w:p w14:paraId="112EA445" w14:textId="77777777" w:rsidR="00DC3CCF" w:rsidRPr="00DC3CCF" w:rsidRDefault="00DC3CCF" w:rsidP="00DC3CCF">
      <w:pPr>
        <w:numPr>
          <w:ilvl w:val="0"/>
          <w:numId w:val="194"/>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Organisation und Leitung von Vergleichsmessungen </w:t>
      </w:r>
    </w:p>
    <w:p w14:paraId="4560A97C" w14:textId="77777777" w:rsidR="00DC3CCF" w:rsidRPr="00DC3CCF" w:rsidRDefault="00DC3CCF" w:rsidP="00DC3CCF">
      <w:pPr>
        <w:numPr>
          <w:ilvl w:val="0"/>
          <w:numId w:val="194"/>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Sicherstellung der internationalen Anerkennung der Messergebnisse </w:t>
      </w:r>
    </w:p>
    <w:p w14:paraId="2852D04B" w14:textId="7DF7DCAA" w:rsidR="00DC3CCF" w:rsidRPr="00DC3CCF" w:rsidRDefault="00DC3CCF" w:rsidP="00DC3CCF">
      <w:pPr>
        <w:spacing w:after="0" w:line="276" w:lineRule="auto"/>
        <w:rPr>
          <w:rFonts w:eastAsia="Times New Roman" w:cs="Calibri"/>
          <w:sz w:val="22"/>
          <w:szCs w:val="22"/>
          <w:lang w:eastAsia="de-AT"/>
          <w14:numForm w14:val="default"/>
        </w:rPr>
      </w:pPr>
      <w:r w:rsidRPr="00DC3CCF">
        <w:rPr>
          <w:rFonts w:eastAsia="Times New Roman" w:cs="Calibri"/>
          <w:b/>
          <w:bCs/>
          <w:sz w:val="22"/>
          <w:szCs w:val="22"/>
          <w:lang w:eastAsia="de-AT"/>
          <w14:numForm w14:val="default"/>
        </w:rPr>
        <w:t>Forschung und Gremienarbeit</w:t>
      </w:r>
      <w:r w:rsidRPr="00DC3CCF">
        <w:rPr>
          <w:rFonts w:eastAsia="Times New Roman" w:cs="Calibri"/>
          <w:sz w:val="22"/>
          <w:szCs w:val="22"/>
          <w:lang w:eastAsia="de-AT"/>
          <w14:numForm w14:val="default"/>
        </w:rPr>
        <w:t xml:space="preserve"> </w:t>
      </w:r>
    </w:p>
    <w:p w14:paraId="0C0D8359" w14:textId="77777777" w:rsidR="00DC3CCF" w:rsidRPr="00DC3CCF" w:rsidRDefault="00DC3CCF" w:rsidP="00DC3CCF">
      <w:pPr>
        <w:numPr>
          <w:ilvl w:val="0"/>
          <w:numId w:val="195"/>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 xml:space="preserve">Mitarbeit an europäischen Forschungsprojekten (z. B. EMPIR) </w:t>
      </w:r>
    </w:p>
    <w:p w14:paraId="429C0531" w14:textId="38A3F46C" w:rsidR="00F02D95" w:rsidRPr="00FA29F5" w:rsidRDefault="00DC3CCF" w:rsidP="00F02D95">
      <w:pPr>
        <w:numPr>
          <w:ilvl w:val="0"/>
          <w:numId w:val="195"/>
        </w:numPr>
        <w:spacing w:after="0" w:line="276" w:lineRule="auto"/>
        <w:rPr>
          <w:rFonts w:eastAsia="Times New Roman" w:cs="Calibri"/>
          <w:sz w:val="22"/>
          <w:szCs w:val="22"/>
          <w:lang w:eastAsia="de-AT"/>
          <w14:numForm w14:val="default"/>
        </w:rPr>
      </w:pPr>
      <w:r w:rsidRPr="00DC3CCF">
        <w:rPr>
          <w:rFonts w:eastAsia="Times New Roman" w:cs="Calibri"/>
          <w:sz w:val="22"/>
          <w:szCs w:val="22"/>
          <w:lang w:eastAsia="de-AT"/>
          <w14:numForm w14:val="default"/>
        </w:rPr>
        <w:t>Mitarbeit in nationalen und internationalen Organisationen und Fachgremien</w:t>
      </w:r>
    </w:p>
    <w:p w14:paraId="6F2B7B4A" w14:textId="6CAAE6CD" w:rsidR="00FA29F5" w:rsidRDefault="00F02D95" w:rsidP="0088604E">
      <w:pPr>
        <w:pStyle w:val="4nummeriert"/>
        <w:rPr>
          <w:rFonts w:eastAsia="Times New Roman"/>
          <w:lang w:eastAsia="de-AT"/>
        </w:rPr>
      </w:pPr>
      <w:r w:rsidRPr="00F02D95">
        <w:rPr>
          <w:rFonts w:eastAsia="Times New Roman"/>
          <w:lang w:eastAsia="de-AT"/>
        </w:rPr>
        <w:t>Labor Elektrische Energie (E112)</w:t>
      </w:r>
    </w:p>
    <w:p w14:paraId="06A1A52A" w14:textId="77777777" w:rsidR="00FA29F5" w:rsidRPr="00F02D95" w:rsidRDefault="00FA29F5" w:rsidP="00F02D95">
      <w:pPr>
        <w:spacing w:after="0" w:line="276" w:lineRule="auto"/>
        <w:rPr>
          <w:rFonts w:eastAsia="Times New Roman" w:cs="Calibri"/>
          <w:b/>
          <w:sz w:val="22"/>
          <w:szCs w:val="22"/>
          <w:lang w:eastAsia="de-AT"/>
          <w14:numForm w14:val="default"/>
        </w:rPr>
      </w:pPr>
    </w:p>
    <w:p w14:paraId="2BBA562A" w14:textId="1DC9C7BA"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Gesetzliches Messwesen und Marktüberwachung</w:t>
      </w:r>
      <w:r w:rsidRPr="00FA29F5">
        <w:rPr>
          <w:rFonts w:eastAsia="Times New Roman" w:cs="Calibri"/>
          <w:sz w:val="22"/>
          <w:szCs w:val="22"/>
          <w:lang w:eastAsia="de-AT"/>
          <w14:numForm w14:val="default"/>
        </w:rPr>
        <w:t xml:space="preserve"> </w:t>
      </w:r>
    </w:p>
    <w:p w14:paraId="2688662C" w14:textId="77777777" w:rsidR="00FA29F5" w:rsidRPr="00FA29F5" w:rsidRDefault="00FA29F5" w:rsidP="00FA29F5">
      <w:pPr>
        <w:numPr>
          <w:ilvl w:val="0"/>
          <w:numId w:val="19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Sicherstellung des Schutzes von Wirtschaftsakteuren und Verbraucherinnen und Verbrauchern im Strombereich </w:t>
      </w:r>
    </w:p>
    <w:p w14:paraId="59C47974" w14:textId="77777777" w:rsidR="00FA29F5" w:rsidRPr="00FA29F5" w:rsidRDefault="00FA29F5" w:rsidP="00FA29F5">
      <w:pPr>
        <w:numPr>
          <w:ilvl w:val="0"/>
          <w:numId w:val="19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Zulassung von Messgeräten zur Eichung </w:t>
      </w:r>
    </w:p>
    <w:p w14:paraId="61743E51" w14:textId="77777777" w:rsidR="00FA29F5" w:rsidRPr="00FA29F5" w:rsidRDefault="00FA29F5" w:rsidP="00FA29F5">
      <w:pPr>
        <w:numPr>
          <w:ilvl w:val="0"/>
          <w:numId w:val="19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Konzipierung von Eichvorschriften </w:t>
      </w:r>
    </w:p>
    <w:p w14:paraId="438787D6" w14:textId="77777777" w:rsidR="00FA29F5" w:rsidRPr="00FA29F5" w:rsidRDefault="00FA29F5" w:rsidP="00FA29F5">
      <w:pPr>
        <w:numPr>
          <w:ilvl w:val="0"/>
          <w:numId w:val="19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Technische Überwachung von ermächtigten Eichstellen im In- und Ausland </w:t>
      </w:r>
    </w:p>
    <w:p w14:paraId="4172F17C" w14:textId="324F5AE4"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Konformitätsbewertung (Notifizierte Stelle)</w:t>
      </w:r>
      <w:r w:rsidRPr="00FA29F5">
        <w:rPr>
          <w:rFonts w:eastAsia="Times New Roman" w:cs="Calibri"/>
          <w:sz w:val="22"/>
          <w:szCs w:val="22"/>
          <w:lang w:eastAsia="de-AT"/>
          <w14:numForm w14:val="default"/>
        </w:rPr>
        <w:t xml:space="preserve"> </w:t>
      </w:r>
    </w:p>
    <w:p w14:paraId="71A70C98" w14:textId="77777777" w:rsidR="00FA29F5" w:rsidRPr="00FA29F5" w:rsidRDefault="00FA29F5" w:rsidP="00FA29F5">
      <w:pPr>
        <w:numPr>
          <w:ilvl w:val="0"/>
          <w:numId w:val="197"/>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Konformitätsbewertungsverfahren gemäß Richtlinie 2014/32/EU (Measuring Instruments Directive – MID) </w:t>
      </w:r>
    </w:p>
    <w:p w14:paraId="309B084C" w14:textId="77777777" w:rsidR="00FA29F5" w:rsidRPr="00FA29F5" w:rsidRDefault="00FA29F5" w:rsidP="00FA29F5">
      <w:pPr>
        <w:numPr>
          <w:ilvl w:val="0"/>
          <w:numId w:val="197"/>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Bewertung und Zertifizierung von Messgeräten für elektrische Energie </w:t>
      </w:r>
    </w:p>
    <w:p w14:paraId="469A26CC" w14:textId="4D58EC21"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Mess- und Kalibrierwesen</w:t>
      </w:r>
      <w:r w:rsidRPr="00FA29F5">
        <w:rPr>
          <w:rFonts w:eastAsia="Times New Roman" w:cs="Calibri"/>
          <w:sz w:val="22"/>
          <w:szCs w:val="22"/>
          <w:lang w:eastAsia="de-AT"/>
          <w14:numForm w14:val="default"/>
        </w:rPr>
        <w:t xml:space="preserve"> </w:t>
      </w:r>
    </w:p>
    <w:p w14:paraId="22CF3C20" w14:textId="77777777" w:rsidR="00FA29F5" w:rsidRPr="00FA29F5" w:rsidRDefault="00FA29F5" w:rsidP="00FA29F5">
      <w:pPr>
        <w:numPr>
          <w:ilvl w:val="0"/>
          <w:numId w:val="198"/>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Weitergabe der Einheit der elektrischen Energie durch Kalibrierungen </w:t>
      </w:r>
    </w:p>
    <w:p w14:paraId="03424D34" w14:textId="77777777" w:rsidR="00FA29F5" w:rsidRPr="00FA29F5" w:rsidRDefault="00FA29F5" w:rsidP="00FA29F5">
      <w:pPr>
        <w:numPr>
          <w:ilvl w:val="0"/>
          <w:numId w:val="198"/>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Kalibrierleistungen für die Energiewirtschaft und Eichstellen </w:t>
      </w:r>
    </w:p>
    <w:p w14:paraId="21987280" w14:textId="77777777" w:rsidR="00FA29F5" w:rsidRPr="00FA29F5" w:rsidRDefault="00FA29F5" w:rsidP="00FA29F5">
      <w:pPr>
        <w:numPr>
          <w:ilvl w:val="0"/>
          <w:numId w:val="198"/>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Sicherstellung präziser Messungen im Bereich elektrischer Energie </w:t>
      </w:r>
    </w:p>
    <w:p w14:paraId="706D4B3A" w14:textId="4BC5540F"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Etalonwesen und Entwicklung</w:t>
      </w:r>
      <w:r w:rsidRPr="00FA29F5">
        <w:rPr>
          <w:rFonts w:eastAsia="Times New Roman" w:cs="Calibri"/>
          <w:sz w:val="22"/>
          <w:szCs w:val="22"/>
          <w:lang w:eastAsia="de-AT"/>
          <w14:numForm w14:val="default"/>
        </w:rPr>
        <w:t xml:space="preserve"> </w:t>
      </w:r>
    </w:p>
    <w:p w14:paraId="2BEBDFCA" w14:textId="77777777" w:rsidR="00FA29F5" w:rsidRPr="00FA29F5" w:rsidRDefault="00FA29F5" w:rsidP="00FA29F5">
      <w:pPr>
        <w:numPr>
          <w:ilvl w:val="0"/>
          <w:numId w:val="19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Bewahrung nationaler Etalons und Anbindung an internationale Referenzen </w:t>
      </w:r>
    </w:p>
    <w:p w14:paraId="12F51BA2" w14:textId="77777777" w:rsidR="00FA29F5" w:rsidRPr="00FA29F5" w:rsidRDefault="00FA29F5" w:rsidP="00FA29F5">
      <w:pPr>
        <w:numPr>
          <w:ilvl w:val="0"/>
          <w:numId w:val="19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Festlegung von Darstellungsverfahren </w:t>
      </w:r>
    </w:p>
    <w:p w14:paraId="6031C1C2" w14:textId="77777777" w:rsidR="00FA29F5" w:rsidRPr="00FA29F5" w:rsidRDefault="00FA29F5" w:rsidP="00FA29F5">
      <w:pPr>
        <w:numPr>
          <w:ilvl w:val="0"/>
          <w:numId w:val="19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(Weiter-)Entwicklung von Normalmesseinrichtungen </w:t>
      </w:r>
    </w:p>
    <w:p w14:paraId="6FE31A3F" w14:textId="77777777" w:rsidR="00FA29F5" w:rsidRPr="00FA29F5" w:rsidRDefault="00FA29F5" w:rsidP="00FA29F5">
      <w:pPr>
        <w:numPr>
          <w:ilvl w:val="0"/>
          <w:numId w:val="19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Entwicklung und Optimierung von Mess- und Kalibrierverfahren </w:t>
      </w:r>
    </w:p>
    <w:p w14:paraId="7FAC3AB2" w14:textId="77777777" w:rsidR="00FA29F5" w:rsidRDefault="00FA29F5" w:rsidP="00FA29F5">
      <w:pPr>
        <w:spacing w:after="0" w:line="276" w:lineRule="auto"/>
        <w:rPr>
          <w:rFonts w:eastAsia="Times New Roman" w:cs="Calibri"/>
          <w:b/>
          <w:bCs/>
          <w:sz w:val="22"/>
          <w:szCs w:val="22"/>
          <w:lang w:eastAsia="de-AT"/>
          <w14:numForm w14:val="default"/>
        </w:rPr>
      </w:pPr>
      <w:r w:rsidRPr="00FA29F5">
        <w:rPr>
          <w:rFonts w:eastAsia="Times New Roman" w:cs="Calibri"/>
          <w:b/>
          <w:bCs/>
          <w:sz w:val="22"/>
          <w:szCs w:val="22"/>
          <w:lang w:eastAsia="de-AT"/>
          <w14:numForm w14:val="default"/>
        </w:rPr>
        <w:t xml:space="preserve">Tätigkeit im Rahmen des physikalisch-technischer Prüfdienst </w:t>
      </w:r>
    </w:p>
    <w:p w14:paraId="2F9025C3" w14:textId="6DA8CC23" w:rsidR="00FA29F5" w:rsidRPr="00FA29F5" w:rsidRDefault="00FA29F5" w:rsidP="00FA29F5">
      <w:pPr>
        <w:pStyle w:val="Listenabsatz"/>
        <w:numPr>
          <w:ilvl w:val="0"/>
          <w:numId w:val="202"/>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Bauartprüfungen </w:t>
      </w:r>
    </w:p>
    <w:p w14:paraId="48058015" w14:textId="77777777" w:rsidR="00FA29F5" w:rsidRPr="00FA29F5" w:rsidRDefault="00FA29F5" w:rsidP="00FA29F5">
      <w:pPr>
        <w:numPr>
          <w:ilvl w:val="0"/>
          <w:numId w:val="20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Erstellung von Gutachten (Sachverständigentätigkeit) </w:t>
      </w:r>
    </w:p>
    <w:p w14:paraId="160F8218" w14:textId="77777777" w:rsidR="00FA29F5" w:rsidRPr="00FA29F5" w:rsidRDefault="00FA29F5" w:rsidP="00FA29F5">
      <w:pPr>
        <w:numPr>
          <w:ilvl w:val="0"/>
          <w:numId w:val="20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Schulungen </w:t>
      </w:r>
    </w:p>
    <w:p w14:paraId="6BFE8BBD" w14:textId="624EECF9"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Internationale Vergleichbarkeit und Zusammenarbeit</w:t>
      </w:r>
      <w:r w:rsidRPr="00FA29F5">
        <w:rPr>
          <w:rFonts w:eastAsia="Times New Roman" w:cs="Calibri"/>
          <w:sz w:val="22"/>
          <w:szCs w:val="22"/>
          <w:lang w:eastAsia="de-AT"/>
          <w14:numForm w14:val="default"/>
        </w:rPr>
        <w:t xml:space="preserve"> </w:t>
      </w:r>
    </w:p>
    <w:p w14:paraId="1F43B445" w14:textId="77777777" w:rsidR="00FA29F5" w:rsidRPr="00FA29F5" w:rsidRDefault="00FA29F5" w:rsidP="00FA29F5">
      <w:pPr>
        <w:numPr>
          <w:ilvl w:val="0"/>
          <w:numId w:val="201"/>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lastRenderedPageBreak/>
        <w:t xml:space="preserve">Teilnahme an internationalen Vergleichsmessungen zur Sicherstellung der Anerkennung der Messergebnisse </w:t>
      </w:r>
    </w:p>
    <w:p w14:paraId="5F8A5ECE" w14:textId="2B58CAC4" w:rsidR="00F02D95" w:rsidRDefault="00FA29F5" w:rsidP="00F02D95">
      <w:pPr>
        <w:numPr>
          <w:ilvl w:val="0"/>
          <w:numId w:val="201"/>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Mitarbeit in nationalen und internationalen Organisationen und Fachgremien</w:t>
      </w:r>
    </w:p>
    <w:p w14:paraId="5B439E0A" w14:textId="77777777" w:rsidR="0088604E" w:rsidRPr="00FA29F5" w:rsidRDefault="0088604E" w:rsidP="0088604E">
      <w:pPr>
        <w:spacing w:after="0" w:line="276" w:lineRule="auto"/>
        <w:ind w:left="720"/>
        <w:rPr>
          <w:rFonts w:eastAsia="Times New Roman" w:cs="Calibri"/>
          <w:sz w:val="22"/>
          <w:szCs w:val="22"/>
          <w:lang w:eastAsia="de-AT"/>
          <w14:numForm w14:val="default"/>
        </w:rPr>
      </w:pPr>
    </w:p>
    <w:p w14:paraId="5A63E006" w14:textId="695DA545" w:rsidR="00F02D95" w:rsidRPr="0088604E" w:rsidRDefault="00F02D95" w:rsidP="0088604E">
      <w:pPr>
        <w:pStyle w:val="4nummeriert"/>
        <w:rPr>
          <w:rFonts w:eastAsia="Times New Roman"/>
          <w:lang w:eastAsia="de-AT"/>
        </w:rPr>
      </w:pPr>
      <w:r w:rsidRPr="00F02D95">
        <w:rPr>
          <w:rFonts w:eastAsia="Times New Roman"/>
          <w:lang w:eastAsia="de-AT"/>
        </w:rPr>
        <w:t>Labor Hochspannung, Hochstrom (E113)</w:t>
      </w:r>
      <w:r w:rsidRPr="0088604E">
        <w:rPr>
          <w:rFonts w:eastAsia="Times New Roman" w:cs="Calibri"/>
          <w:sz w:val="22"/>
          <w:szCs w:val="22"/>
          <w:lang w:eastAsia="de-AT"/>
          <w14:numForm w14:val="default"/>
        </w:rPr>
        <w:br/>
      </w:r>
    </w:p>
    <w:p w14:paraId="64E8E259" w14:textId="042530E7"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Messwandlertechnik und Energieerfassung</w:t>
      </w:r>
      <w:r w:rsidRPr="00FA29F5">
        <w:rPr>
          <w:rFonts w:eastAsia="Times New Roman" w:cs="Calibri"/>
          <w:sz w:val="22"/>
          <w:szCs w:val="22"/>
          <w:lang w:eastAsia="de-AT"/>
          <w14:numForm w14:val="default"/>
        </w:rPr>
        <w:t xml:space="preserve"> </w:t>
      </w:r>
    </w:p>
    <w:p w14:paraId="55405E67" w14:textId="1619B829" w:rsidR="00FA29F5" w:rsidRPr="00FA29F5" w:rsidRDefault="00FA29F5" w:rsidP="00FA29F5">
      <w:pPr>
        <w:numPr>
          <w:ilvl w:val="0"/>
          <w:numId w:val="203"/>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Einsatz von Strom- und Spannungswandlern zur Messung großer Ströme (&gt; 100A) und hoher Spannungen (&gt; 400 V) </w:t>
      </w:r>
    </w:p>
    <w:p w14:paraId="217268BE" w14:textId="7009D722" w:rsidR="00FA29F5" w:rsidRPr="00FA29F5" w:rsidRDefault="00FA29F5" w:rsidP="00FA29F5">
      <w:pPr>
        <w:numPr>
          <w:ilvl w:val="0"/>
          <w:numId w:val="203"/>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Umwandlung von Primärgrößen in normgerechte Sekundärgrößen (z.B. 1A, 5A bzw. 100 V) </w:t>
      </w:r>
    </w:p>
    <w:p w14:paraId="3D28F3E6" w14:textId="77777777" w:rsidR="00FA29F5" w:rsidRPr="00FA29F5" w:rsidRDefault="00FA29F5" w:rsidP="00FA29F5">
      <w:pPr>
        <w:numPr>
          <w:ilvl w:val="0"/>
          <w:numId w:val="203"/>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Sicherstellung präziser Energieerfassung, insbesondere im Bereich von Hochspannungsnetzen </w:t>
      </w:r>
    </w:p>
    <w:p w14:paraId="6721A534" w14:textId="762D12FB"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Gesetzliches Messwesen und Marktüberwachung</w:t>
      </w:r>
      <w:r w:rsidRPr="00FA29F5">
        <w:rPr>
          <w:rFonts w:eastAsia="Times New Roman" w:cs="Calibri"/>
          <w:sz w:val="22"/>
          <w:szCs w:val="22"/>
          <w:lang w:eastAsia="de-AT"/>
          <w14:numForm w14:val="default"/>
        </w:rPr>
        <w:t xml:space="preserve"> </w:t>
      </w:r>
    </w:p>
    <w:p w14:paraId="10CBB640" w14:textId="77777777" w:rsidR="00FA29F5" w:rsidRPr="00FA29F5" w:rsidRDefault="00FA29F5" w:rsidP="00FA29F5">
      <w:pPr>
        <w:numPr>
          <w:ilvl w:val="0"/>
          <w:numId w:val="204"/>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Sicherstellung des Schutzes von Wirtschaftsakteuren und Verbraucherinnen und Verbrauchern im Strombereich </w:t>
      </w:r>
    </w:p>
    <w:p w14:paraId="721B807A" w14:textId="77777777" w:rsidR="00FA29F5" w:rsidRPr="00FA29F5" w:rsidRDefault="00FA29F5" w:rsidP="00FA29F5">
      <w:pPr>
        <w:numPr>
          <w:ilvl w:val="0"/>
          <w:numId w:val="204"/>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Zulassung von Messgeräten zur Eichung und Konzipierung von Eichvorschriften </w:t>
      </w:r>
    </w:p>
    <w:p w14:paraId="241CB03F" w14:textId="77777777" w:rsidR="00FA29F5" w:rsidRPr="00FA29F5" w:rsidRDefault="00FA29F5" w:rsidP="00FA29F5">
      <w:pPr>
        <w:numPr>
          <w:ilvl w:val="0"/>
          <w:numId w:val="204"/>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Eichungen für Messgeräte ohne ermächtigte Eichstellen </w:t>
      </w:r>
    </w:p>
    <w:p w14:paraId="7BA23853" w14:textId="77777777" w:rsidR="00FA29F5" w:rsidRPr="00FA29F5" w:rsidRDefault="00FA29F5" w:rsidP="00FA29F5">
      <w:pPr>
        <w:numPr>
          <w:ilvl w:val="0"/>
          <w:numId w:val="204"/>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Technische Überwachung von ermächtigten Eichstellen im In- und Ausland </w:t>
      </w:r>
    </w:p>
    <w:p w14:paraId="1957C762" w14:textId="16CBAC42"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Mess- und Kalibrierwesen</w:t>
      </w:r>
      <w:r w:rsidRPr="00FA29F5">
        <w:rPr>
          <w:rFonts w:eastAsia="Times New Roman" w:cs="Calibri"/>
          <w:sz w:val="22"/>
          <w:szCs w:val="22"/>
          <w:lang w:eastAsia="de-AT"/>
          <w14:numForm w14:val="default"/>
        </w:rPr>
        <w:t xml:space="preserve"> </w:t>
      </w:r>
    </w:p>
    <w:p w14:paraId="5788BE8F" w14:textId="77777777" w:rsidR="00FA29F5" w:rsidRPr="00FA29F5" w:rsidRDefault="00FA29F5" w:rsidP="00FA29F5">
      <w:pPr>
        <w:numPr>
          <w:ilvl w:val="0"/>
          <w:numId w:val="20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Weitergabe der Einheiten durch Kalibrierungen für die Energiewirtschaft und Eichstellen </w:t>
      </w:r>
    </w:p>
    <w:p w14:paraId="34036A7D" w14:textId="77777777" w:rsidR="00FA29F5" w:rsidRPr="00FA29F5" w:rsidRDefault="00FA29F5" w:rsidP="00FA29F5">
      <w:pPr>
        <w:numPr>
          <w:ilvl w:val="0"/>
          <w:numId w:val="20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Kalibrierung von Hochspannungsmessgeräten </w:t>
      </w:r>
    </w:p>
    <w:p w14:paraId="0218FE87" w14:textId="77777777" w:rsidR="00FA29F5" w:rsidRPr="00FA29F5" w:rsidRDefault="00FA29F5" w:rsidP="00FA29F5">
      <w:pPr>
        <w:numPr>
          <w:ilvl w:val="0"/>
          <w:numId w:val="20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Kalibrierung von Messwandlerbrücken und Messwandlerbürden </w:t>
      </w:r>
    </w:p>
    <w:p w14:paraId="13E92E9A" w14:textId="77777777" w:rsidR="00FA29F5" w:rsidRPr="00FA29F5" w:rsidRDefault="00FA29F5" w:rsidP="00FA29F5">
      <w:pPr>
        <w:numPr>
          <w:ilvl w:val="0"/>
          <w:numId w:val="20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Sicherstellung der Einhaltung hoher Genauigkeitsanforderungen </w:t>
      </w:r>
    </w:p>
    <w:p w14:paraId="73AD8E34" w14:textId="3775AF3F"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Etalonwesen und Entwicklung</w:t>
      </w:r>
      <w:r w:rsidRPr="00FA29F5">
        <w:rPr>
          <w:rFonts w:eastAsia="Times New Roman" w:cs="Calibri"/>
          <w:sz w:val="22"/>
          <w:szCs w:val="22"/>
          <w:lang w:eastAsia="de-AT"/>
          <w14:numForm w14:val="default"/>
        </w:rPr>
        <w:t xml:space="preserve"> </w:t>
      </w:r>
    </w:p>
    <w:p w14:paraId="643563F0" w14:textId="77777777" w:rsidR="00FA29F5" w:rsidRPr="00FA29F5" w:rsidRDefault="00FA29F5" w:rsidP="00FA29F5">
      <w:pPr>
        <w:numPr>
          <w:ilvl w:val="0"/>
          <w:numId w:val="20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Bewahrung nationaler Etalons und Anbindung an internationale Referenzen </w:t>
      </w:r>
    </w:p>
    <w:p w14:paraId="6F47E28C" w14:textId="77777777" w:rsidR="00FA29F5" w:rsidRPr="00FA29F5" w:rsidRDefault="00FA29F5" w:rsidP="00FA29F5">
      <w:pPr>
        <w:numPr>
          <w:ilvl w:val="0"/>
          <w:numId w:val="20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Festlegung von Darstellungsverfahren </w:t>
      </w:r>
    </w:p>
    <w:p w14:paraId="33CB186F" w14:textId="77777777" w:rsidR="00FA29F5" w:rsidRPr="00FA29F5" w:rsidRDefault="00FA29F5" w:rsidP="00FA29F5">
      <w:pPr>
        <w:numPr>
          <w:ilvl w:val="0"/>
          <w:numId w:val="20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(Weiter-)Entwicklung von Normalmesseinrichtungen </w:t>
      </w:r>
    </w:p>
    <w:p w14:paraId="117532AB" w14:textId="77777777" w:rsidR="00FA29F5" w:rsidRPr="00FA29F5" w:rsidRDefault="00FA29F5" w:rsidP="00FA29F5">
      <w:pPr>
        <w:numPr>
          <w:ilvl w:val="0"/>
          <w:numId w:val="20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Entwicklung und Optimierung von Mess- und Kalibrierverfahren </w:t>
      </w:r>
    </w:p>
    <w:p w14:paraId="58258384" w14:textId="7FC2176A"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Tätigkeit im Rahmen des physikalisch-technischer Prüfdienst</w:t>
      </w:r>
    </w:p>
    <w:p w14:paraId="32333E0A" w14:textId="77777777" w:rsidR="00FA29F5" w:rsidRPr="00FA29F5" w:rsidRDefault="00FA29F5" w:rsidP="00FA29F5">
      <w:pPr>
        <w:numPr>
          <w:ilvl w:val="0"/>
          <w:numId w:val="207"/>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Bauartprüfungen </w:t>
      </w:r>
    </w:p>
    <w:p w14:paraId="72DFCC5D" w14:textId="77777777" w:rsidR="00FA29F5" w:rsidRPr="00FA29F5" w:rsidRDefault="00FA29F5" w:rsidP="00FA29F5">
      <w:pPr>
        <w:numPr>
          <w:ilvl w:val="0"/>
          <w:numId w:val="207"/>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Erstellung von Gutachten (Sachverständigentätigkeit) </w:t>
      </w:r>
    </w:p>
    <w:p w14:paraId="0EAFF79C" w14:textId="77777777" w:rsidR="00FA29F5" w:rsidRPr="00FA29F5" w:rsidRDefault="00FA29F5" w:rsidP="00FA29F5">
      <w:pPr>
        <w:numPr>
          <w:ilvl w:val="0"/>
          <w:numId w:val="207"/>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Schulungen </w:t>
      </w:r>
    </w:p>
    <w:p w14:paraId="0FBADDD6" w14:textId="032481F1"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Internationale Vergleichbarkeit und Zusammenarbeit</w:t>
      </w:r>
      <w:r w:rsidRPr="00FA29F5">
        <w:rPr>
          <w:rFonts w:eastAsia="Times New Roman" w:cs="Calibri"/>
          <w:sz w:val="22"/>
          <w:szCs w:val="22"/>
          <w:lang w:eastAsia="de-AT"/>
          <w14:numForm w14:val="default"/>
        </w:rPr>
        <w:t xml:space="preserve"> </w:t>
      </w:r>
    </w:p>
    <w:p w14:paraId="4D00298D" w14:textId="77777777" w:rsidR="0088604E" w:rsidRDefault="00FA29F5" w:rsidP="0088604E">
      <w:pPr>
        <w:numPr>
          <w:ilvl w:val="0"/>
          <w:numId w:val="208"/>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Teilnahme an internationalen Vergleichsmessungen zur Sicherstellung der Anerkennung der Messergebnisse </w:t>
      </w:r>
    </w:p>
    <w:p w14:paraId="0893FDA9" w14:textId="6221FD52" w:rsidR="0088604E" w:rsidRPr="0088604E" w:rsidRDefault="00FA29F5" w:rsidP="0088604E">
      <w:pPr>
        <w:numPr>
          <w:ilvl w:val="0"/>
          <w:numId w:val="208"/>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Mitarbeit in nationalen und internationalen Organisationen und Fachgremien</w:t>
      </w:r>
    </w:p>
    <w:p w14:paraId="53F71ED5" w14:textId="77777777" w:rsidR="0088604E" w:rsidRDefault="0088604E" w:rsidP="0088604E">
      <w:pPr>
        <w:spacing w:after="0" w:line="276" w:lineRule="auto"/>
        <w:rPr>
          <w:rFonts w:eastAsia="Times New Roman" w:cs="Calibri"/>
          <w:sz w:val="22"/>
          <w:szCs w:val="22"/>
          <w:lang w:eastAsia="de-AT"/>
          <w14:numForm w14:val="default"/>
        </w:rPr>
      </w:pPr>
    </w:p>
    <w:p w14:paraId="2D625BD9" w14:textId="5DBF0732" w:rsidR="0088604E" w:rsidRDefault="0088604E" w:rsidP="0088604E">
      <w:pPr>
        <w:pStyle w:val="3nummeriert"/>
        <w:rPr>
          <w:rFonts w:eastAsia="Times New Roman"/>
          <w:lang w:eastAsia="de-AT"/>
        </w:rPr>
      </w:pPr>
      <w:bookmarkStart w:id="164" w:name="_Toc226466609"/>
      <w:r>
        <w:rPr>
          <w:rFonts w:eastAsia="Times New Roman"/>
          <w:lang w:eastAsia="de-AT"/>
        </w:rPr>
        <w:t xml:space="preserve">Referat </w:t>
      </w:r>
      <w:r w:rsidRPr="0078060E">
        <w:rPr>
          <w:rFonts w:eastAsia="Times New Roman"/>
          <w:lang w:eastAsia="de-AT"/>
        </w:rPr>
        <w:t>Akustik, Vibration, Verkehr (E 12)</w:t>
      </w:r>
      <w:bookmarkEnd w:id="164"/>
    </w:p>
    <w:p w14:paraId="7E950104" w14:textId="77777777" w:rsidR="0088604E" w:rsidRDefault="0088604E" w:rsidP="0088604E">
      <w:pPr>
        <w:spacing w:after="0" w:line="276" w:lineRule="auto"/>
        <w:rPr>
          <w:rFonts w:eastAsia="Times New Roman" w:cs="Calibri"/>
          <w:sz w:val="22"/>
          <w:szCs w:val="22"/>
          <w:lang w:eastAsia="de-AT"/>
          <w14:numForm w14:val="default"/>
        </w:rPr>
      </w:pPr>
    </w:p>
    <w:p w14:paraId="567D8504" w14:textId="77777777" w:rsidR="0088604E" w:rsidRPr="0078060E" w:rsidRDefault="0088604E" w:rsidP="0088604E">
      <w:pPr>
        <w:spacing w:after="0" w:line="276" w:lineRule="auto"/>
        <w:rPr>
          <w:rFonts w:eastAsia="Times New Roman" w:cs="Calibri"/>
          <w:sz w:val="22"/>
          <w:szCs w:val="22"/>
          <w:lang w:eastAsia="de-AT"/>
          <w14:numForm w14:val="default"/>
        </w:rPr>
      </w:pPr>
      <w:r w:rsidRPr="0078060E">
        <w:rPr>
          <w:rFonts w:eastAsia="Times New Roman" w:cs="Calibri"/>
          <w:sz w:val="22"/>
          <w:szCs w:val="22"/>
          <w:lang w:eastAsia="de-AT"/>
          <w14:numForm w14:val="default"/>
        </w:rPr>
        <w:lastRenderedPageBreak/>
        <w:t>Das Referat umfasst die Fachbereiche Akustik, Vibration sowie Kinematik im Straßenverkehr und ist für die präzise Messung, Kalibrierung und Prüfung von Schall-, Schwingungs- und Geschwindigkeitsmessgrößen verantwortlich.</w:t>
      </w:r>
    </w:p>
    <w:p w14:paraId="2864C6C4" w14:textId="77777777" w:rsidR="0088604E" w:rsidRPr="0078060E" w:rsidRDefault="0088604E" w:rsidP="0088604E">
      <w:pPr>
        <w:spacing w:after="0" w:line="276" w:lineRule="auto"/>
        <w:rPr>
          <w:rFonts w:eastAsia="Times New Roman" w:cs="Calibri"/>
          <w:sz w:val="22"/>
          <w:szCs w:val="22"/>
          <w:lang w:eastAsia="de-AT"/>
          <w14:numForm w14:val="default"/>
        </w:rPr>
      </w:pPr>
    </w:p>
    <w:p w14:paraId="3D2A1EA7" w14:textId="77777777" w:rsidR="0088604E" w:rsidRPr="00FA29F5" w:rsidRDefault="0088604E" w:rsidP="0088604E">
      <w:pPr>
        <w:spacing w:after="0" w:line="276" w:lineRule="auto"/>
        <w:rPr>
          <w:rFonts w:eastAsia="Times New Roman" w:cs="Calibri"/>
          <w:sz w:val="22"/>
          <w:szCs w:val="22"/>
          <w:lang w:eastAsia="de-AT"/>
          <w14:numForm w14:val="default"/>
        </w:rPr>
      </w:pPr>
      <w:r w:rsidRPr="0078060E">
        <w:rPr>
          <w:rFonts w:eastAsia="Times New Roman" w:cs="Calibri"/>
          <w:sz w:val="22"/>
          <w:szCs w:val="22"/>
          <w:lang w:eastAsia="de-AT"/>
          <w14:numForm w14:val="default"/>
        </w:rPr>
        <w:t>Es führt Aufgaben im gesetzlichen Messwesen, in der Konformitätsbewertung sowie im physikalisch-technischen Prüfdienst durch und trägt zur Sicherstellung von Messgenauigkeit, Verkehrssicherheit und Verbraucherschutz bei.</w:t>
      </w:r>
    </w:p>
    <w:p w14:paraId="27F94408" w14:textId="13E6B128" w:rsidR="00F02D95" w:rsidRPr="00FA29F5" w:rsidRDefault="00F02D95" w:rsidP="0088604E">
      <w:pPr>
        <w:spacing w:after="0" w:line="276" w:lineRule="auto"/>
        <w:rPr>
          <w:rFonts w:eastAsia="Times New Roman" w:cs="Calibri"/>
          <w:sz w:val="22"/>
          <w:szCs w:val="22"/>
          <w:lang w:eastAsia="de-AT"/>
          <w14:numForm w14:val="default"/>
        </w:rPr>
      </w:pPr>
    </w:p>
    <w:p w14:paraId="20B3A7CC" w14:textId="43180206" w:rsidR="00F02D95" w:rsidRPr="0088604E" w:rsidRDefault="00F02D95" w:rsidP="0088604E">
      <w:pPr>
        <w:pStyle w:val="4nummeriert"/>
        <w:rPr>
          <w:rFonts w:eastAsia="Times New Roman"/>
          <w:lang w:eastAsia="de-AT"/>
        </w:rPr>
      </w:pPr>
      <w:r w:rsidRPr="00F02D95">
        <w:rPr>
          <w:rFonts w:eastAsia="Times New Roman"/>
          <w:lang w:eastAsia="de-AT"/>
        </w:rPr>
        <w:t>Labor Akustik, Vibration (E121)</w:t>
      </w:r>
    </w:p>
    <w:p w14:paraId="789264E9" w14:textId="77777777" w:rsidR="00FA29F5" w:rsidRPr="00F02D95" w:rsidRDefault="00FA29F5" w:rsidP="00F02D95">
      <w:pPr>
        <w:spacing w:after="0" w:line="276" w:lineRule="auto"/>
        <w:rPr>
          <w:rFonts w:eastAsia="Times New Roman" w:cs="Calibri"/>
          <w:b/>
          <w:sz w:val="22"/>
          <w:szCs w:val="22"/>
          <w:lang w:eastAsia="de-AT"/>
          <w14:numForm w14:val="default"/>
        </w:rPr>
      </w:pPr>
    </w:p>
    <w:p w14:paraId="5C45B676" w14:textId="79214EAD"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Messung von Schall und Vibration</w:t>
      </w:r>
      <w:r w:rsidRPr="00FA29F5">
        <w:rPr>
          <w:rFonts w:eastAsia="Times New Roman" w:cs="Calibri"/>
          <w:sz w:val="22"/>
          <w:szCs w:val="22"/>
          <w:lang w:eastAsia="de-AT"/>
          <w14:numForm w14:val="default"/>
        </w:rPr>
        <w:t xml:space="preserve"> </w:t>
      </w:r>
    </w:p>
    <w:p w14:paraId="7975A5BB" w14:textId="77777777" w:rsidR="00FA29F5" w:rsidRPr="00FA29F5" w:rsidRDefault="00FA29F5" w:rsidP="00FA29F5">
      <w:pPr>
        <w:numPr>
          <w:ilvl w:val="0"/>
          <w:numId w:val="20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Präzise Messung von Schalldruckpegeln und Beschleunigung </w:t>
      </w:r>
    </w:p>
    <w:p w14:paraId="3163E11C" w14:textId="77777777" w:rsidR="00FA29F5" w:rsidRPr="00FA29F5" w:rsidRDefault="00FA29F5" w:rsidP="00FA29F5">
      <w:pPr>
        <w:numPr>
          <w:ilvl w:val="0"/>
          <w:numId w:val="20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Unterstützung von Anwendungen im Umwelt-, Gesundheits-, Sicherheits- und Verkehrswesen </w:t>
      </w:r>
    </w:p>
    <w:p w14:paraId="5FBFB17B" w14:textId="77777777" w:rsidR="00FA29F5" w:rsidRPr="00FA29F5" w:rsidRDefault="00FA29F5" w:rsidP="00FA29F5">
      <w:pPr>
        <w:numPr>
          <w:ilvl w:val="0"/>
          <w:numId w:val="20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Einsatzbereiche u. a. Bauwesen, Industrie und Qualitätskontrolle von Maschinen und Anlagen </w:t>
      </w:r>
    </w:p>
    <w:p w14:paraId="5808B25E" w14:textId="539CC5BF"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Gesetzliches Messwesen und Marktüberwachung</w:t>
      </w:r>
      <w:r w:rsidRPr="00FA29F5">
        <w:rPr>
          <w:rFonts w:eastAsia="Times New Roman" w:cs="Calibri"/>
          <w:sz w:val="22"/>
          <w:szCs w:val="22"/>
          <w:lang w:eastAsia="de-AT"/>
          <w14:numForm w14:val="default"/>
        </w:rPr>
        <w:t xml:space="preserve"> </w:t>
      </w:r>
    </w:p>
    <w:p w14:paraId="60AFB58F" w14:textId="77777777" w:rsidR="00FA29F5" w:rsidRPr="00FA29F5" w:rsidRDefault="00FA29F5" w:rsidP="00FA29F5">
      <w:pPr>
        <w:numPr>
          <w:ilvl w:val="0"/>
          <w:numId w:val="21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Zulassung von Messgeräten zur Eichung und Konzipierung von Eichvorschriften </w:t>
      </w:r>
    </w:p>
    <w:p w14:paraId="4FD520FD" w14:textId="77777777" w:rsidR="00FA29F5" w:rsidRPr="00FA29F5" w:rsidRDefault="00FA29F5" w:rsidP="00FA29F5">
      <w:pPr>
        <w:numPr>
          <w:ilvl w:val="0"/>
          <w:numId w:val="21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Technische Überwachung von ermächtigten Eichstellen </w:t>
      </w:r>
    </w:p>
    <w:p w14:paraId="3E5F7548" w14:textId="77777777" w:rsidR="00FA29F5" w:rsidRPr="00FA29F5" w:rsidRDefault="00FA29F5" w:rsidP="00FA29F5">
      <w:pPr>
        <w:numPr>
          <w:ilvl w:val="0"/>
          <w:numId w:val="21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Revisionen von Messgeräten </w:t>
      </w:r>
    </w:p>
    <w:p w14:paraId="6F233028" w14:textId="742FDE85"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Mess- und Kalibrierwesen</w:t>
      </w:r>
      <w:r w:rsidRPr="00FA29F5">
        <w:rPr>
          <w:rFonts w:eastAsia="Times New Roman" w:cs="Calibri"/>
          <w:sz w:val="22"/>
          <w:szCs w:val="22"/>
          <w:lang w:eastAsia="de-AT"/>
          <w14:numForm w14:val="default"/>
        </w:rPr>
        <w:t xml:space="preserve"> </w:t>
      </w:r>
    </w:p>
    <w:p w14:paraId="33FB690A" w14:textId="77777777" w:rsidR="00FA29F5" w:rsidRPr="00FA29F5" w:rsidRDefault="00FA29F5" w:rsidP="00FA29F5">
      <w:pPr>
        <w:numPr>
          <w:ilvl w:val="0"/>
          <w:numId w:val="211"/>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Kalibrierung von Schallpegelmessern und Schallkalibratoren </w:t>
      </w:r>
    </w:p>
    <w:p w14:paraId="4EF97DDF" w14:textId="77777777" w:rsidR="00FA29F5" w:rsidRPr="00FA29F5" w:rsidRDefault="00FA29F5" w:rsidP="00FA29F5">
      <w:pPr>
        <w:numPr>
          <w:ilvl w:val="0"/>
          <w:numId w:val="211"/>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Kalibrierung von Vibrationsmessgeräten </w:t>
      </w:r>
    </w:p>
    <w:p w14:paraId="545EBAAA" w14:textId="77777777" w:rsidR="00FA29F5" w:rsidRPr="00FA29F5" w:rsidRDefault="00FA29F5" w:rsidP="00FA29F5">
      <w:pPr>
        <w:numPr>
          <w:ilvl w:val="0"/>
          <w:numId w:val="211"/>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Bereitstellung hochgenauer Messungen für Kalibrierstellen, Eichstellen, Hersteller und Sachverständige </w:t>
      </w:r>
    </w:p>
    <w:p w14:paraId="512BDFC0" w14:textId="3527B0C2"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Etalonwesen und Entwicklung</w:t>
      </w:r>
      <w:r w:rsidRPr="00FA29F5">
        <w:rPr>
          <w:rFonts w:eastAsia="Times New Roman" w:cs="Calibri"/>
          <w:sz w:val="22"/>
          <w:szCs w:val="22"/>
          <w:lang w:eastAsia="de-AT"/>
          <w14:numForm w14:val="default"/>
        </w:rPr>
        <w:t xml:space="preserve"> </w:t>
      </w:r>
    </w:p>
    <w:p w14:paraId="1B33BA58" w14:textId="77777777" w:rsidR="00FA29F5" w:rsidRPr="00FA29F5" w:rsidRDefault="00FA29F5" w:rsidP="00FA29F5">
      <w:pPr>
        <w:numPr>
          <w:ilvl w:val="0"/>
          <w:numId w:val="212"/>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Bewahrung nationaler Etalons und Anbindung an internationale Referenzen </w:t>
      </w:r>
    </w:p>
    <w:p w14:paraId="2A808388" w14:textId="77777777" w:rsidR="00FA29F5" w:rsidRPr="00FA29F5" w:rsidRDefault="00FA29F5" w:rsidP="00FA29F5">
      <w:pPr>
        <w:numPr>
          <w:ilvl w:val="0"/>
          <w:numId w:val="212"/>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(Weiter-)Entwicklung von Normalmesseinrichtungen </w:t>
      </w:r>
    </w:p>
    <w:p w14:paraId="1F42CFC6" w14:textId="77777777" w:rsidR="00FA29F5" w:rsidRPr="00FA29F5" w:rsidRDefault="00FA29F5" w:rsidP="00FA29F5">
      <w:pPr>
        <w:numPr>
          <w:ilvl w:val="0"/>
          <w:numId w:val="212"/>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Entwicklung und Optimierung von Mess- und Kalibrierverfahren </w:t>
      </w:r>
    </w:p>
    <w:p w14:paraId="6129B0D3" w14:textId="77777777" w:rsidR="00FA29F5" w:rsidRPr="00FA29F5" w:rsidRDefault="00FA29F5" w:rsidP="00FA29F5">
      <w:pPr>
        <w:numPr>
          <w:ilvl w:val="0"/>
          <w:numId w:val="212"/>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Festlegung von Darstellungsverfahren gemäß Stand der Technik </w:t>
      </w:r>
    </w:p>
    <w:p w14:paraId="2665465C" w14:textId="5758DE47" w:rsidR="00FA29F5" w:rsidRPr="00FA29F5" w:rsidRDefault="00FA29F5" w:rsidP="00FA29F5">
      <w:pPr>
        <w:tabs>
          <w:tab w:val="num" w:pos="720"/>
        </w:tabs>
        <w:spacing w:after="0" w:line="276" w:lineRule="auto"/>
        <w:rPr>
          <w:rFonts w:eastAsia="Times New Roman" w:cs="Calibri"/>
          <w:b/>
          <w:bCs/>
          <w:sz w:val="22"/>
          <w:szCs w:val="22"/>
          <w:lang w:eastAsia="de-AT"/>
          <w14:numForm w14:val="default"/>
        </w:rPr>
      </w:pPr>
      <w:r w:rsidRPr="00FA29F5">
        <w:rPr>
          <w:rFonts w:eastAsia="Times New Roman" w:cs="Calibri"/>
          <w:b/>
          <w:bCs/>
          <w:sz w:val="22"/>
          <w:szCs w:val="22"/>
          <w:lang w:eastAsia="de-AT"/>
          <w14:numForm w14:val="default"/>
        </w:rPr>
        <w:t>Tätigkeit im Rahmen des physikalisch-technischer Prüfdienst</w:t>
      </w:r>
    </w:p>
    <w:p w14:paraId="77D33823" w14:textId="16490A4C" w:rsidR="00FA29F5" w:rsidRPr="00FA29F5" w:rsidRDefault="00FA29F5" w:rsidP="00FA29F5">
      <w:pPr>
        <w:pStyle w:val="Listenabsatz"/>
        <w:numPr>
          <w:ilvl w:val="0"/>
          <w:numId w:val="202"/>
        </w:numPr>
        <w:tabs>
          <w:tab w:val="num" w:pos="720"/>
        </w:tabs>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Kalibrierungen und (Bauart-)Prüfungen </w:t>
      </w:r>
    </w:p>
    <w:p w14:paraId="7D1D89F3" w14:textId="77777777" w:rsidR="00FA29F5" w:rsidRPr="00FA29F5" w:rsidRDefault="00FA29F5" w:rsidP="00FA29F5">
      <w:pPr>
        <w:numPr>
          <w:ilvl w:val="0"/>
          <w:numId w:val="213"/>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Erstellung von Gutachten (Sachverständigentätigkeit) </w:t>
      </w:r>
    </w:p>
    <w:p w14:paraId="71423D90" w14:textId="77777777" w:rsidR="00FA29F5" w:rsidRPr="00FA29F5" w:rsidRDefault="00FA29F5" w:rsidP="00FA29F5">
      <w:pPr>
        <w:numPr>
          <w:ilvl w:val="0"/>
          <w:numId w:val="213"/>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Schulungen </w:t>
      </w:r>
    </w:p>
    <w:p w14:paraId="1540BB1F" w14:textId="13F60B02" w:rsidR="00FA29F5" w:rsidRPr="00FA29F5" w:rsidRDefault="00FA29F5" w:rsidP="00FA29F5">
      <w:pPr>
        <w:spacing w:after="0" w:line="276" w:lineRule="auto"/>
        <w:rPr>
          <w:rFonts w:eastAsia="Times New Roman" w:cs="Calibri"/>
          <w:sz w:val="22"/>
          <w:szCs w:val="22"/>
          <w:lang w:eastAsia="de-AT"/>
          <w14:numForm w14:val="default"/>
        </w:rPr>
      </w:pPr>
      <w:r>
        <w:rPr>
          <w:rFonts w:eastAsia="Times New Roman" w:cs="Calibri"/>
          <w:sz w:val="22"/>
          <w:szCs w:val="22"/>
          <w:lang w:eastAsia="de-AT"/>
          <w14:numForm w14:val="default"/>
        </w:rPr>
        <w:t>I</w:t>
      </w:r>
      <w:r w:rsidRPr="00FA29F5">
        <w:rPr>
          <w:rFonts w:eastAsia="Times New Roman" w:cs="Calibri"/>
          <w:b/>
          <w:bCs/>
          <w:sz w:val="22"/>
          <w:szCs w:val="22"/>
          <w:lang w:eastAsia="de-AT"/>
          <w14:numForm w14:val="default"/>
        </w:rPr>
        <w:t>nternationale Vergleichbarkeit und Zusammenarbeit</w:t>
      </w:r>
      <w:r w:rsidRPr="00FA29F5">
        <w:rPr>
          <w:rFonts w:eastAsia="Times New Roman" w:cs="Calibri"/>
          <w:sz w:val="22"/>
          <w:szCs w:val="22"/>
          <w:lang w:eastAsia="de-AT"/>
          <w14:numForm w14:val="default"/>
        </w:rPr>
        <w:t xml:space="preserve"> </w:t>
      </w:r>
    </w:p>
    <w:p w14:paraId="6F5746D6" w14:textId="77777777" w:rsidR="00FA29F5" w:rsidRPr="00FA29F5" w:rsidRDefault="00FA29F5" w:rsidP="00FA29F5">
      <w:pPr>
        <w:numPr>
          <w:ilvl w:val="0"/>
          <w:numId w:val="214"/>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Teilnahme an internationalen Vergleichsmessungen sowie Organisation und Leitung solcher </w:t>
      </w:r>
    </w:p>
    <w:p w14:paraId="024570E3" w14:textId="77777777" w:rsidR="00FA29F5" w:rsidRPr="00FA29F5" w:rsidRDefault="00FA29F5" w:rsidP="00FA29F5">
      <w:pPr>
        <w:numPr>
          <w:ilvl w:val="0"/>
          <w:numId w:val="214"/>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Sicherstellung der internationalen Anerkennung und Gleichwertigkeit der Messergebnisse </w:t>
      </w:r>
    </w:p>
    <w:p w14:paraId="06993F43" w14:textId="4339D04D" w:rsidR="00F02D95" w:rsidRDefault="00FA29F5" w:rsidP="00F02D95">
      <w:pPr>
        <w:numPr>
          <w:ilvl w:val="0"/>
          <w:numId w:val="214"/>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Mitarbeit in nationalen und internationalen Organisationen und Fachgremien</w:t>
      </w:r>
    </w:p>
    <w:p w14:paraId="7FAAF111" w14:textId="77777777" w:rsidR="0078060E" w:rsidRDefault="0078060E" w:rsidP="0078060E">
      <w:pPr>
        <w:spacing w:after="0" w:line="276" w:lineRule="auto"/>
        <w:rPr>
          <w:rFonts w:eastAsia="Times New Roman" w:cs="Calibri"/>
          <w:sz w:val="22"/>
          <w:szCs w:val="22"/>
          <w:lang w:eastAsia="de-AT"/>
          <w14:numForm w14:val="default"/>
        </w:rPr>
      </w:pPr>
    </w:p>
    <w:p w14:paraId="4D8DF6C0" w14:textId="766CB6C8" w:rsidR="00FA29F5" w:rsidRPr="0088604E" w:rsidRDefault="00F02D95" w:rsidP="0088604E">
      <w:pPr>
        <w:pStyle w:val="4nummeriert"/>
        <w:rPr>
          <w:rFonts w:eastAsia="Times New Roman"/>
          <w:sz w:val="25"/>
          <w:lang w:eastAsia="de-AT"/>
        </w:rPr>
      </w:pPr>
      <w:r w:rsidRPr="0088604E">
        <w:rPr>
          <w:rFonts w:eastAsia="Times New Roman"/>
          <w:lang w:eastAsia="de-AT"/>
        </w:rPr>
        <w:lastRenderedPageBreak/>
        <w:t>Labor Kinematik im Straßenverkehr (E122)</w:t>
      </w:r>
      <w:r w:rsidRPr="0088604E">
        <w:rPr>
          <w:rFonts w:eastAsia="Times New Roman" w:cs="Calibri"/>
          <w:color w:val="000000"/>
          <w:sz w:val="22"/>
          <w:szCs w:val="22"/>
          <w:lang w:eastAsia="de-AT"/>
          <w14:numForm w14:val="default"/>
        </w:rPr>
        <w:br/>
      </w:r>
      <w:r w:rsidRPr="0088604E">
        <w:rPr>
          <w:rFonts w:eastAsia="Times New Roman" w:cs="Calibri"/>
          <w:sz w:val="22"/>
          <w:szCs w:val="22"/>
          <w:lang w:eastAsia="de-AT"/>
          <w14:numForm w14:val="default"/>
        </w:rPr>
        <w:br/>
      </w:r>
      <w:r w:rsidR="00FA29F5" w:rsidRPr="0088604E">
        <w:rPr>
          <w:rFonts w:eastAsia="Times New Roman" w:cs="Calibri"/>
          <w:sz w:val="22"/>
          <w:szCs w:val="22"/>
          <w:lang w:eastAsia="de-AT"/>
          <w14:numForm w14:val="default"/>
        </w:rPr>
        <w:t xml:space="preserve">Geschwindigkeits- und Verkehrsmesstechnik </w:t>
      </w:r>
    </w:p>
    <w:p w14:paraId="5A4014D1" w14:textId="77777777" w:rsidR="00FA29F5" w:rsidRPr="00FA29F5" w:rsidRDefault="00FA29F5" w:rsidP="00FA29F5">
      <w:pPr>
        <w:numPr>
          <w:ilvl w:val="0"/>
          <w:numId w:val="21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Dienstleistungen für Messgeräte zur Bestimmung von Verkehrsgeschwindigkeiten sowie für KFZ-Prüfgeräte und Taxameter </w:t>
      </w:r>
    </w:p>
    <w:p w14:paraId="676B736F" w14:textId="77777777" w:rsidR="00FA29F5" w:rsidRPr="00FA29F5" w:rsidRDefault="00FA29F5" w:rsidP="00FA29F5">
      <w:pPr>
        <w:numPr>
          <w:ilvl w:val="0"/>
          <w:numId w:val="21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Einsatz unterschiedlicher Messverfahren: </w:t>
      </w:r>
    </w:p>
    <w:p w14:paraId="20385D8A" w14:textId="77777777" w:rsidR="00FA29F5" w:rsidRPr="00FA29F5" w:rsidRDefault="00FA29F5" w:rsidP="001F41FF">
      <w:pPr>
        <w:numPr>
          <w:ilvl w:val="1"/>
          <w:numId w:val="21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Dopplerprinzip (Radarmessgeräte, Radarscanner) </w:t>
      </w:r>
    </w:p>
    <w:p w14:paraId="2D694669" w14:textId="77777777" w:rsidR="00FA29F5" w:rsidRPr="00FA29F5" w:rsidRDefault="00FA29F5" w:rsidP="001F41FF">
      <w:pPr>
        <w:numPr>
          <w:ilvl w:val="1"/>
          <w:numId w:val="21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Laufzeitmessung von Lichtimpulsen (Lasergeräte) </w:t>
      </w:r>
    </w:p>
    <w:p w14:paraId="3ABEE45D" w14:textId="77777777" w:rsidR="00FA29F5" w:rsidRPr="00FA29F5" w:rsidRDefault="00FA29F5" w:rsidP="001F41FF">
      <w:pPr>
        <w:numPr>
          <w:ilvl w:val="1"/>
          <w:numId w:val="21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Weg-Zeit-Messungen (z. B. Section Control) </w:t>
      </w:r>
    </w:p>
    <w:p w14:paraId="484BA2CB" w14:textId="77777777" w:rsidR="00FA29F5" w:rsidRPr="00FA29F5" w:rsidRDefault="00FA29F5" w:rsidP="001F41FF">
      <w:pPr>
        <w:numPr>
          <w:ilvl w:val="1"/>
          <w:numId w:val="215"/>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Elektronische Tachometer (Nachfahreinrichtungen) </w:t>
      </w:r>
    </w:p>
    <w:p w14:paraId="18B12BE0" w14:textId="0317BE3F"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Gesetzliches Messwesen und Marktüberwachung</w:t>
      </w:r>
      <w:r w:rsidRPr="00FA29F5">
        <w:rPr>
          <w:rFonts w:eastAsia="Times New Roman" w:cs="Calibri"/>
          <w:sz w:val="22"/>
          <w:szCs w:val="22"/>
          <w:lang w:eastAsia="de-AT"/>
          <w14:numForm w14:val="default"/>
        </w:rPr>
        <w:t xml:space="preserve"> </w:t>
      </w:r>
    </w:p>
    <w:p w14:paraId="5FECF9F4" w14:textId="77777777" w:rsidR="00FA29F5" w:rsidRPr="00FA29F5" w:rsidRDefault="00FA29F5" w:rsidP="00FA29F5">
      <w:pPr>
        <w:numPr>
          <w:ilvl w:val="0"/>
          <w:numId w:val="21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Zulassung von Messgeräten zur Eichung und Konzipierung von Eichvorschriften </w:t>
      </w:r>
    </w:p>
    <w:p w14:paraId="213DEDB8" w14:textId="77777777" w:rsidR="00FA29F5" w:rsidRPr="00FA29F5" w:rsidRDefault="00FA29F5" w:rsidP="00FA29F5">
      <w:pPr>
        <w:numPr>
          <w:ilvl w:val="0"/>
          <w:numId w:val="21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Eichung von Geschwindigkeitsmessgeräten (ausgenommen Taxameter) </w:t>
      </w:r>
    </w:p>
    <w:p w14:paraId="5FD56AC8" w14:textId="77777777" w:rsidR="00FA29F5" w:rsidRPr="00FA29F5" w:rsidRDefault="00FA29F5" w:rsidP="00FA29F5">
      <w:pPr>
        <w:numPr>
          <w:ilvl w:val="0"/>
          <w:numId w:val="216"/>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Revisionen von Messgeräten </w:t>
      </w:r>
    </w:p>
    <w:p w14:paraId="196E6AAD" w14:textId="4F6B00DF"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Konformitätsbewertung (Notifizierte Stelle)</w:t>
      </w:r>
      <w:r w:rsidRPr="00FA29F5">
        <w:rPr>
          <w:rFonts w:eastAsia="Times New Roman" w:cs="Calibri"/>
          <w:sz w:val="22"/>
          <w:szCs w:val="22"/>
          <w:lang w:eastAsia="de-AT"/>
          <w14:numForm w14:val="default"/>
        </w:rPr>
        <w:t xml:space="preserve"> </w:t>
      </w:r>
    </w:p>
    <w:p w14:paraId="3BFF3787" w14:textId="77777777" w:rsidR="00FA29F5" w:rsidRPr="00FA29F5" w:rsidRDefault="00FA29F5" w:rsidP="00FA29F5">
      <w:pPr>
        <w:numPr>
          <w:ilvl w:val="0"/>
          <w:numId w:val="217"/>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Konformitätsbewertungsverfahren gemäß Richtlinie 2014/32/EU (Measuring Instruments Directive – MID) </w:t>
      </w:r>
    </w:p>
    <w:p w14:paraId="4902173A" w14:textId="77777777" w:rsidR="00FA29F5" w:rsidRPr="00FA29F5" w:rsidRDefault="00FA29F5" w:rsidP="00FA29F5">
      <w:pPr>
        <w:numPr>
          <w:ilvl w:val="0"/>
          <w:numId w:val="217"/>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Bewertung und Zertifizierung von Messgeräten, insbesondere Taxametern </w:t>
      </w:r>
    </w:p>
    <w:p w14:paraId="7041D619" w14:textId="5F949591"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Mess- und Kalibrierwesen</w:t>
      </w:r>
      <w:r w:rsidRPr="00FA29F5">
        <w:rPr>
          <w:rFonts w:eastAsia="Times New Roman" w:cs="Calibri"/>
          <w:sz w:val="22"/>
          <w:szCs w:val="22"/>
          <w:lang w:eastAsia="de-AT"/>
          <w14:numForm w14:val="default"/>
        </w:rPr>
        <w:t xml:space="preserve"> </w:t>
      </w:r>
    </w:p>
    <w:p w14:paraId="28BF689B" w14:textId="77777777" w:rsidR="00FA29F5" w:rsidRPr="00FA29F5" w:rsidRDefault="00FA29F5" w:rsidP="00FA29F5">
      <w:pPr>
        <w:numPr>
          <w:ilvl w:val="0"/>
          <w:numId w:val="218"/>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Sicherstellung präziser Messungen für Behörden, Hersteller, Taxiunternehmen und Verkehrsteilnehmer </w:t>
      </w:r>
    </w:p>
    <w:p w14:paraId="521CCEF6" w14:textId="77777777" w:rsidR="00FA29F5" w:rsidRPr="00FA29F5" w:rsidRDefault="00FA29F5" w:rsidP="00FA29F5">
      <w:pPr>
        <w:numPr>
          <w:ilvl w:val="0"/>
          <w:numId w:val="218"/>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Kalibrierungen und Prüfungen im Bereich Geschwindigkeits- und Verkehrsmesstechnik </w:t>
      </w:r>
    </w:p>
    <w:p w14:paraId="363C863D" w14:textId="33A1842F"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Metrologische Grundlagen und Entwicklung</w:t>
      </w:r>
      <w:r w:rsidRPr="00FA29F5">
        <w:rPr>
          <w:rFonts w:eastAsia="Times New Roman" w:cs="Calibri"/>
          <w:sz w:val="22"/>
          <w:szCs w:val="22"/>
          <w:lang w:eastAsia="de-AT"/>
          <w14:numForm w14:val="default"/>
        </w:rPr>
        <w:t xml:space="preserve"> </w:t>
      </w:r>
    </w:p>
    <w:p w14:paraId="4AF6A7F4" w14:textId="77777777" w:rsidR="00FA29F5" w:rsidRPr="00FA29F5" w:rsidRDefault="00FA29F5" w:rsidP="00FA29F5">
      <w:pPr>
        <w:numPr>
          <w:ilvl w:val="0"/>
          <w:numId w:val="21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Bewahrung nationaler Etalons mit Bezug auf die Größen Zeit (Frequenz) und Länge </w:t>
      </w:r>
    </w:p>
    <w:p w14:paraId="739614A7" w14:textId="77777777" w:rsidR="00FA29F5" w:rsidRPr="00FA29F5" w:rsidRDefault="00FA29F5" w:rsidP="00FA29F5">
      <w:pPr>
        <w:numPr>
          <w:ilvl w:val="0"/>
          <w:numId w:val="21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Ableitung der Geschwindigkeit als Messgröße (Weg/Zeit) </w:t>
      </w:r>
    </w:p>
    <w:p w14:paraId="5FA342C7" w14:textId="77777777" w:rsidR="00FA29F5" w:rsidRPr="00FA29F5" w:rsidRDefault="00FA29F5" w:rsidP="00FA29F5">
      <w:pPr>
        <w:numPr>
          <w:ilvl w:val="0"/>
          <w:numId w:val="219"/>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(Weiter-)Entwicklung von Normalmesseinrichtungen sowie Mess- und Kalibrierverfahren gemäß Stand der Technik </w:t>
      </w:r>
    </w:p>
    <w:p w14:paraId="1545ACBB" w14:textId="73A4E158"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Tätigkeit im Rahmen des physikalisch-technischer Prüfdienst</w:t>
      </w:r>
    </w:p>
    <w:p w14:paraId="2D002CA5" w14:textId="77777777" w:rsidR="00FA29F5" w:rsidRPr="00FA29F5" w:rsidRDefault="00FA29F5" w:rsidP="00FA29F5">
      <w:pPr>
        <w:numPr>
          <w:ilvl w:val="0"/>
          <w:numId w:val="22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Kalibrierungen und (Bauart-)Prüfungen </w:t>
      </w:r>
    </w:p>
    <w:p w14:paraId="7ABD7DF2" w14:textId="77777777" w:rsidR="00FA29F5" w:rsidRPr="00FA29F5" w:rsidRDefault="00FA29F5" w:rsidP="00FA29F5">
      <w:pPr>
        <w:numPr>
          <w:ilvl w:val="0"/>
          <w:numId w:val="22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Erstellung von Gutachten (Sachverständigentätigkeit) </w:t>
      </w:r>
    </w:p>
    <w:p w14:paraId="52959C1B" w14:textId="77777777" w:rsidR="00FA29F5" w:rsidRPr="00FA29F5" w:rsidRDefault="00FA29F5" w:rsidP="00FA29F5">
      <w:pPr>
        <w:numPr>
          <w:ilvl w:val="0"/>
          <w:numId w:val="220"/>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Durchführung von Schulungen </w:t>
      </w:r>
    </w:p>
    <w:p w14:paraId="5092A6ED" w14:textId="404BB122" w:rsidR="00FA29F5" w:rsidRPr="00FA29F5" w:rsidRDefault="00FA29F5" w:rsidP="00FA29F5">
      <w:pPr>
        <w:spacing w:after="0" w:line="276" w:lineRule="auto"/>
        <w:rPr>
          <w:rFonts w:eastAsia="Times New Roman" w:cs="Calibri"/>
          <w:sz w:val="22"/>
          <w:szCs w:val="22"/>
          <w:lang w:eastAsia="de-AT"/>
          <w14:numForm w14:val="default"/>
        </w:rPr>
      </w:pPr>
      <w:r w:rsidRPr="00FA29F5">
        <w:rPr>
          <w:rFonts w:eastAsia="Times New Roman" w:cs="Calibri"/>
          <w:b/>
          <w:bCs/>
          <w:sz w:val="22"/>
          <w:szCs w:val="22"/>
          <w:lang w:eastAsia="de-AT"/>
          <w14:numForm w14:val="default"/>
        </w:rPr>
        <w:t>Internationale Zusammenarbeit</w:t>
      </w:r>
      <w:r w:rsidRPr="00FA29F5">
        <w:rPr>
          <w:rFonts w:eastAsia="Times New Roman" w:cs="Calibri"/>
          <w:sz w:val="22"/>
          <w:szCs w:val="22"/>
          <w:lang w:eastAsia="de-AT"/>
          <w14:numForm w14:val="default"/>
        </w:rPr>
        <w:t xml:space="preserve"> </w:t>
      </w:r>
    </w:p>
    <w:p w14:paraId="251ABA40" w14:textId="77777777" w:rsidR="00FA29F5" w:rsidRPr="00FA29F5" w:rsidRDefault="00FA29F5" w:rsidP="00FA29F5">
      <w:pPr>
        <w:numPr>
          <w:ilvl w:val="0"/>
          <w:numId w:val="221"/>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 xml:space="preserve">Mitarbeit in nationalen und internationalen Organisationen und Fachgremien </w:t>
      </w:r>
    </w:p>
    <w:p w14:paraId="2E76748F" w14:textId="6F2F59AB" w:rsidR="0088604E" w:rsidRPr="00BA3331" w:rsidRDefault="00FA29F5" w:rsidP="00F02D95">
      <w:pPr>
        <w:numPr>
          <w:ilvl w:val="0"/>
          <w:numId w:val="221"/>
        </w:numPr>
        <w:spacing w:after="0" w:line="276" w:lineRule="auto"/>
        <w:rPr>
          <w:rFonts w:eastAsia="Times New Roman" w:cs="Calibri"/>
          <w:sz w:val="22"/>
          <w:szCs w:val="22"/>
          <w:lang w:eastAsia="de-AT"/>
          <w14:numForm w14:val="default"/>
        </w:rPr>
      </w:pPr>
      <w:r w:rsidRPr="00FA29F5">
        <w:rPr>
          <w:rFonts w:eastAsia="Times New Roman" w:cs="Calibri"/>
          <w:sz w:val="22"/>
          <w:szCs w:val="22"/>
          <w:lang w:eastAsia="de-AT"/>
          <w14:numForm w14:val="default"/>
        </w:rPr>
        <w:t>Beitrag zur Harmonisierung und Weiterentwicklung der Messtechnik im Verkehrsbereich</w:t>
      </w:r>
    </w:p>
    <w:p w14:paraId="7BD4358F" w14:textId="25D4F45F" w:rsidR="00F02D95" w:rsidRPr="0088604E" w:rsidRDefault="00F02D95" w:rsidP="00DE619E">
      <w:pPr>
        <w:pStyle w:val="2nummeriert"/>
        <w:rPr>
          <w:rFonts w:eastAsia="Times New Roman"/>
          <w:lang w:eastAsia="de-AT"/>
        </w:rPr>
      </w:pPr>
      <w:bookmarkStart w:id="165" w:name="_Toc202280067"/>
      <w:bookmarkStart w:id="166" w:name="_Toc226466610"/>
      <w:r w:rsidRPr="0088604E">
        <w:rPr>
          <w:rFonts w:eastAsia="Times New Roman"/>
          <w:lang w:val="de-DE" w:eastAsia="de-DE"/>
        </w:rPr>
        <w:t>Abteilung Länge, Zeit und Masse</w:t>
      </w:r>
      <w:bookmarkEnd w:id="165"/>
      <w:r w:rsidR="0088604E" w:rsidRPr="0088604E">
        <w:rPr>
          <w:rFonts w:eastAsia="Times New Roman"/>
          <w:lang w:val="de-DE" w:eastAsia="de-DE"/>
        </w:rPr>
        <w:t xml:space="preserve"> </w:t>
      </w:r>
      <w:r w:rsidR="0088604E">
        <w:rPr>
          <w:rFonts w:eastAsia="Times New Roman"/>
          <w:lang w:val="de-DE" w:eastAsia="de-DE"/>
        </w:rPr>
        <w:t>(</w:t>
      </w:r>
      <w:r w:rsidR="0088604E" w:rsidRPr="0088604E">
        <w:rPr>
          <w:rFonts w:eastAsia="Times New Roman"/>
          <w:lang w:val="de-DE" w:eastAsia="de-DE"/>
        </w:rPr>
        <w:t>E2</w:t>
      </w:r>
      <w:r w:rsidR="0088604E">
        <w:rPr>
          <w:rFonts w:eastAsia="Times New Roman"/>
          <w:lang w:val="de-DE" w:eastAsia="de-DE"/>
        </w:rPr>
        <w:t>)</w:t>
      </w:r>
      <w:bookmarkEnd w:id="166"/>
    </w:p>
    <w:p w14:paraId="71B4AFE7" w14:textId="77777777" w:rsidR="001F41FF" w:rsidRPr="001F41FF" w:rsidRDefault="001F41FF" w:rsidP="001F41FF">
      <w:pPr>
        <w:spacing w:after="0" w:line="276"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Die Abteilung Länge, Zeit und Masse umfasst die Referate für dimensionelle Größen, Zeit und Frequenz, Masse und verwandte Größen sowie Gravimetrie und ist für die Darstellung, Weitergabe und Sicherstellung dieser grundlegenden physikalischen Größen verantwortlich.</w:t>
      </w:r>
    </w:p>
    <w:p w14:paraId="5F9408CE" w14:textId="77777777" w:rsidR="001F41FF" w:rsidRPr="00F02D95" w:rsidRDefault="001F41FF" w:rsidP="001F41FF">
      <w:pPr>
        <w:spacing w:after="0" w:line="276" w:lineRule="auto"/>
        <w:rPr>
          <w:rFonts w:eastAsia="Times New Roman" w:cs="Calibri"/>
          <w:sz w:val="22"/>
          <w:szCs w:val="22"/>
          <w:lang w:eastAsia="de-AT"/>
          <w14:numForm w14:val="default"/>
        </w:rPr>
      </w:pPr>
    </w:p>
    <w:p w14:paraId="53A8A3D9" w14:textId="0DBAAEDF" w:rsidR="00F02D95" w:rsidRPr="00F02D95" w:rsidRDefault="00F02D95" w:rsidP="00F02D95">
      <w:pPr>
        <w:spacing w:after="0" w:line="276" w:lineRule="auto"/>
        <w:rPr>
          <w:rFonts w:eastAsia="Times New Roman" w:cs="Calibri"/>
          <w:sz w:val="22"/>
          <w:szCs w:val="22"/>
          <w:lang w:eastAsia="de-AT"/>
          <w14:numForm w14:val="default"/>
        </w:rPr>
      </w:pPr>
      <w:bookmarkStart w:id="167" w:name="_Hlk199485865"/>
      <w:r w:rsidRPr="00F02D95">
        <w:rPr>
          <w:rFonts w:eastAsia="Times New Roman" w:cs="Calibri"/>
          <w:sz w:val="22"/>
          <w:szCs w:val="22"/>
          <w:lang w:eastAsia="de-AT"/>
          <w14:numForm w14:val="default"/>
        </w:rPr>
        <w:t>In der Abteilung ist die Darstellung von 4 der 7 Basiseinheiten (Kilogramm, Meter, Sekunde, Candela) und die technische Kompetenz für 7 der 9 in Österreich umgesetzten Anhänge der Messgeräterichtlinie sowie für die Waagenrichtlinie beheimatet. In allen Labors arbeiten Personen, die als technische Sachverständige für die Ermächtigung von Eichstellen und die Akkreditierung von Kalibrierstellen tätig sind.</w:t>
      </w:r>
    </w:p>
    <w:p w14:paraId="3ACADD31" w14:textId="727AD83F" w:rsidR="00F02D95" w:rsidRDefault="00F02D95" w:rsidP="006D7C9B">
      <w:pPr>
        <w:pStyle w:val="3nummeriert"/>
        <w:rPr>
          <w:rFonts w:eastAsia="Times New Roman"/>
          <w:lang w:eastAsia="de-AT"/>
        </w:rPr>
      </w:pPr>
      <w:bookmarkStart w:id="168" w:name="_Toc226466611"/>
      <w:bookmarkEnd w:id="167"/>
      <w:r w:rsidRPr="00F02D95">
        <w:rPr>
          <w:rFonts w:eastAsia="Times New Roman"/>
          <w:lang w:eastAsia="de-AT"/>
        </w:rPr>
        <w:lastRenderedPageBreak/>
        <w:t>Referat Masse und verwandte Größen</w:t>
      </w:r>
      <w:r w:rsidR="006D7C9B">
        <w:rPr>
          <w:rFonts w:eastAsia="Times New Roman"/>
          <w:lang w:eastAsia="de-AT"/>
        </w:rPr>
        <w:t xml:space="preserve"> (E21)</w:t>
      </w:r>
      <w:bookmarkEnd w:id="168"/>
    </w:p>
    <w:p w14:paraId="115212C9" w14:textId="77777777" w:rsidR="006D7C9B" w:rsidRDefault="006D7C9B" w:rsidP="00F02D95">
      <w:pPr>
        <w:spacing w:after="0" w:line="276" w:lineRule="auto"/>
        <w:rPr>
          <w:rFonts w:eastAsia="Times New Roman" w:cs="Calibri"/>
          <w:b/>
          <w:sz w:val="22"/>
          <w:szCs w:val="22"/>
          <w:lang w:eastAsia="de-AT"/>
          <w14:numForm w14:val="default"/>
        </w:rPr>
      </w:pPr>
    </w:p>
    <w:p w14:paraId="209FE6CC" w14:textId="330B1E8D" w:rsidR="006D7C9B" w:rsidRPr="006D7C9B" w:rsidRDefault="006D7C9B" w:rsidP="006D7C9B">
      <w:pPr>
        <w:spacing w:after="0" w:line="276" w:lineRule="auto"/>
        <w:rPr>
          <w:rFonts w:eastAsia="Times New Roman" w:cs="Calibri"/>
          <w:bCs/>
          <w:sz w:val="22"/>
          <w:szCs w:val="22"/>
          <w:lang w:eastAsia="de-AT"/>
          <w14:numForm w14:val="default"/>
        </w:rPr>
      </w:pPr>
      <w:r w:rsidRPr="006D7C9B">
        <w:rPr>
          <w:rFonts w:eastAsia="Times New Roman" w:cs="Calibri"/>
          <w:bCs/>
          <w:sz w:val="22"/>
          <w:szCs w:val="22"/>
          <w:lang w:eastAsia="de-AT"/>
          <w14:numForm w14:val="default"/>
        </w:rPr>
        <w:t>Das Referat umfasst die Fachbereiche Masse, Dichte, Viskosität und Gehaltsermittlung sowie Kraft, Druck und Härte und ist für die Darstellung, Weitergabe und Sicherstellung dieser Messgrößen verantwortlich.</w:t>
      </w:r>
      <w:r w:rsidR="001F41FF">
        <w:rPr>
          <w:rFonts w:eastAsia="Times New Roman" w:cs="Calibri"/>
          <w:bCs/>
          <w:sz w:val="22"/>
          <w:szCs w:val="22"/>
          <w:lang w:eastAsia="de-AT"/>
          <w14:numForm w14:val="default"/>
        </w:rPr>
        <w:t xml:space="preserve"> </w:t>
      </w:r>
      <w:r w:rsidRPr="006D7C9B">
        <w:rPr>
          <w:rFonts w:eastAsia="Times New Roman" w:cs="Calibri"/>
          <w:bCs/>
          <w:sz w:val="22"/>
          <w:szCs w:val="22"/>
          <w:lang w:eastAsia="de-AT"/>
          <w14:numForm w14:val="default"/>
        </w:rPr>
        <w:t xml:space="preserve">Es führt Kalibrierungen, Prüfungen sowie Aufgaben im gesetzlichen Messwesen durch und gewährleistet durch </w:t>
      </w:r>
      <w:r w:rsidR="001F41FF" w:rsidRPr="001F41FF">
        <w:rPr>
          <w:rFonts w:eastAsia="Times New Roman" w:cs="Calibri"/>
          <w:bCs/>
          <w:sz w:val="22"/>
          <w:szCs w:val="22"/>
          <w:lang w:eastAsia="de-AT"/>
          <w14:numForm w14:val="default"/>
        </w:rPr>
        <w:t>Bereitstellung nationaler Normale</w:t>
      </w:r>
      <w:r w:rsidRPr="006D7C9B">
        <w:rPr>
          <w:rFonts w:eastAsia="Times New Roman" w:cs="Calibri"/>
          <w:bCs/>
          <w:sz w:val="22"/>
          <w:szCs w:val="22"/>
          <w:lang w:eastAsia="de-AT"/>
          <w14:numForm w14:val="default"/>
        </w:rPr>
        <w:t>, Verfahrensentwicklung und Marktüberwachung die Messgenauigkeit und den Verbraucherschutz in Wirtschaft, Technik und Sicherheit.</w:t>
      </w:r>
    </w:p>
    <w:p w14:paraId="13946A02" w14:textId="77777777" w:rsidR="00F02D95" w:rsidRPr="00F02D95" w:rsidRDefault="00F02D95" w:rsidP="00F02D95">
      <w:pPr>
        <w:spacing w:after="0" w:line="276" w:lineRule="auto"/>
        <w:rPr>
          <w:rFonts w:eastAsia="Times New Roman" w:cs="Calibri"/>
          <w:sz w:val="22"/>
          <w:szCs w:val="22"/>
          <w:lang w:eastAsia="de-AT"/>
          <w14:numForm w14:val="default"/>
        </w:rPr>
      </w:pPr>
    </w:p>
    <w:p w14:paraId="1DE2C93B" w14:textId="1BED750A" w:rsidR="006D7C9B" w:rsidRPr="006D7C9B" w:rsidRDefault="00F02D95" w:rsidP="006D7C9B">
      <w:pPr>
        <w:pStyle w:val="4nummeriert"/>
        <w:spacing w:line="276" w:lineRule="auto"/>
        <w:rPr>
          <w:rFonts w:eastAsia="Times New Roman" w:cs="Calibri"/>
          <w:sz w:val="22"/>
          <w:szCs w:val="22"/>
          <w:lang w:eastAsia="de-AT"/>
          <w14:numForm w14:val="default"/>
        </w:rPr>
      </w:pPr>
      <w:bookmarkStart w:id="169" w:name="_Hlk199485788"/>
      <w:r w:rsidRPr="006D7C9B">
        <w:rPr>
          <w:rFonts w:eastAsia="Times New Roman" w:cs="Calibri"/>
          <w:sz w:val="22"/>
          <w:szCs w:val="22"/>
          <w:lang w:eastAsia="de-AT"/>
          <w14:numForm w14:val="default"/>
        </w:rPr>
        <w:t xml:space="preserve">Labor Masse, Gehaltsermittlung, Dichte (E211) </w:t>
      </w:r>
      <w:bookmarkEnd w:id="169"/>
    </w:p>
    <w:p w14:paraId="3B8F664E" w14:textId="48390BF4" w:rsidR="00352A7A" w:rsidRPr="00352A7A" w:rsidRDefault="00F02D95" w:rsidP="00352A7A">
      <w:pPr>
        <w:spacing w:after="0" w:line="276" w:lineRule="auto"/>
        <w:rPr>
          <w:rFonts w:eastAsia="Times New Roman" w:cs="Calibri"/>
          <w:b/>
          <w:sz w:val="22"/>
          <w:szCs w:val="22"/>
          <w:lang w:eastAsia="de-AT"/>
          <w14:numForm w14:val="default"/>
        </w:rPr>
      </w:pPr>
      <w:r w:rsidRPr="00F02D95">
        <w:rPr>
          <w:rFonts w:eastAsia="Times New Roman" w:cs="Calibri"/>
          <w:b/>
          <w:sz w:val="22"/>
          <w:szCs w:val="22"/>
          <w:lang w:eastAsia="de-AT"/>
          <w14:numForm w14:val="default"/>
        </w:rPr>
        <w:br/>
      </w:r>
      <w:r w:rsidR="00352A7A" w:rsidRPr="00352A7A">
        <w:rPr>
          <w:rFonts w:eastAsia="Times New Roman" w:cs="Calibri"/>
          <w:b/>
          <w:bCs/>
          <w:sz w:val="22"/>
          <w:szCs w:val="22"/>
          <w:lang w:eastAsia="de-AT"/>
          <w14:numForm w14:val="default"/>
        </w:rPr>
        <w:t>Darstellung und Weitergabe physikalischer Größen</w:t>
      </w:r>
      <w:r w:rsidR="00352A7A" w:rsidRPr="00352A7A">
        <w:rPr>
          <w:rFonts w:eastAsia="Times New Roman" w:cs="Calibri"/>
          <w:sz w:val="22"/>
          <w:szCs w:val="22"/>
          <w:lang w:eastAsia="de-AT"/>
          <w14:numForm w14:val="default"/>
        </w:rPr>
        <w:t xml:space="preserve"> </w:t>
      </w:r>
    </w:p>
    <w:p w14:paraId="07549DE0" w14:textId="77777777" w:rsidR="00352A7A" w:rsidRPr="00352A7A" w:rsidRDefault="00352A7A" w:rsidP="00352A7A">
      <w:pPr>
        <w:numPr>
          <w:ilvl w:val="0"/>
          <w:numId w:val="223"/>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Bereitstellung nationaler Normale für Masse, Dichte, Viskosität sowie ausgewählte Gehaltsgrößen (z. B. Getreidefeuchte, Ethanol in Luft) </w:t>
      </w:r>
    </w:p>
    <w:p w14:paraId="54393E31" w14:textId="77777777" w:rsidR="00352A7A" w:rsidRPr="00352A7A" w:rsidRDefault="00352A7A" w:rsidP="00352A7A">
      <w:pPr>
        <w:numPr>
          <w:ilvl w:val="0"/>
          <w:numId w:val="223"/>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Betrieb und Erhaltung zentraler Messeinrichtungen (z. B. Kilogrammprototyp, hydrostatische Wiegung) </w:t>
      </w:r>
    </w:p>
    <w:p w14:paraId="3313B0E6" w14:textId="77777777" w:rsidR="00352A7A" w:rsidRPr="00352A7A" w:rsidRDefault="00352A7A" w:rsidP="00352A7A">
      <w:pPr>
        <w:numPr>
          <w:ilvl w:val="0"/>
          <w:numId w:val="223"/>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Sicherstellung der Rückführung auf internationale Referenzen </w:t>
      </w:r>
    </w:p>
    <w:p w14:paraId="15762BE4" w14:textId="72C3EFDA" w:rsidR="00352A7A" w:rsidRPr="00352A7A" w:rsidRDefault="00352A7A" w:rsidP="00352A7A">
      <w:pPr>
        <w:spacing w:after="0" w:line="276" w:lineRule="auto"/>
        <w:rPr>
          <w:rFonts w:eastAsia="Times New Roman" w:cs="Calibri"/>
          <w:sz w:val="22"/>
          <w:szCs w:val="22"/>
          <w:lang w:eastAsia="de-AT"/>
          <w14:numForm w14:val="default"/>
        </w:rPr>
      </w:pPr>
      <w:r w:rsidRPr="00352A7A">
        <w:rPr>
          <w:rFonts w:eastAsia="Times New Roman" w:cs="Calibri"/>
          <w:b/>
          <w:bCs/>
          <w:sz w:val="22"/>
          <w:szCs w:val="22"/>
          <w:lang w:eastAsia="de-AT"/>
          <w14:numForm w14:val="default"/>
        </w:rPr>
        <w:t>Mess- und Kalibrierwesen</w:t>
      </w:r>
      <w:r w:rsidRPr="00352A7A">
        <w:rPr>
          <w:rFonts w:eastAsia="Times New Roman" w:cs="Calibri"/>
          <w:sz w:val="22"/>
          <w:szCs w:val="22"/>
          <w:lang w:eastAsia="de-AT"/>
          <w14:numForm w14:val="default"/>
        </w:rPr>
        <w:t xml:space="preserve"> </w:t>
      </w:r>
    </w:p>
    <w:p w14:paraId="717E967A" w14:textId="77777777" w:rsidR="00352A7A" w:rsidRPr="00352A7A" w:rsidRDefault="00352A7A" w:rsidP="00352A7A">
      <w:pPr>
        <w:numPr>
          <w:ilvl w:val="0"/>
          <w:numId w:val="224"/>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Durchführung externer Kalibrierungen (z. B. Gewichtsstücke, Waagen, Dichtemessgeräte, Viskosimeter, Aräometer) </w:t>
      </w:r>
    </w:p>
    <w:p w14:paraId="205FBF8E" w14:textId="77777777" w:rsidR="00352A7A" w:rsidRPr="00352A7A" w:rsidRDefault="00352A7A" w:rsidP="00352A7A">
      <w:pPr>
        <w:numPr>
          <w:ilvl w:val="0"/>
          <w:numId w:val="224"/>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Interne Kalibrierleistungen für BEV-Fachbereiche (z. B. Durchfluss, Volumen, Kraft, Druck, Härte) </w:t>
      </w:r>
    </w:p>
    <w:p w14:paraId="14448088" w14:textId="77777777" w:rsidR="00352A7A" w:rsidRPr="00352A7A" w:rsidRDefault="00352A7A" w:rsidP="00352A7A">
      <w:pPr>
        <w:numPr>
          <w:ilvl w:val="0"/>
          <w:numId w:val="224"/>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Sicherstellung der Messgenauigkeit in Industrie, Handel und Verwaltung </w:t>
      </w:r>
    </w:p>
    <w:p w14:paraId="2303A1FF" w14:textId="12F34BB9" w:rsidR="00352A7A" w:rsidRPr="00352A7A" w:rsidRDefault="00352A7A" w:rsidP="00352A7A">
      <w:pPr>
        <w:spacing w:after="0" w:line="276" w:lineRule="auto"/>
        <w:rPr>
          <w:rFonts w:eastAsia="Times New Roman" w:cs="Calibri"/>
          <w:sz w:val="22"/>
          <w:szCs w:val="22"/>
          <w:lang w:eastAsia="de-AT"/>
          <w14:numForm w14:val="default"/>
        </w:rPr>
      </w:pPr>
      <w:r w:rsidRPr="00352A7A">
        <w:rPr>
          <w:rFonts w:eastAsia="Times New Roman" w:cs="Calibri"/>
          <w:b/>
          <w:bCs/>
          <w:sz w:val="22"/>
          <w:szCs w:val="22"/>
          <w:lang w:eastAsia="de-AT"/>
          <w14:numForm w14:val="default"/>
        </w:rPr>
        <w:t>Gesetzliches Messwesen und Marktüberwachung</w:t>
      </w:r>
      <w:r w:rsidRPr="00352A7A">
        <w:rPr>
          <w:rFonts w:eastAsia="Times New Roman" w:cs="Calibri"/>
          <w:sz w:val="22"/>
          <w:szCs w:val="22"/>
          <w:lang w:eastAsia="de-AT"/>
          <w14:numForm w14:val="default"/>
        </w:rPr>
        <w:t xml:space="preserve"> </w:t>
      </w:r>
    </w:p>
    <w:p w14:paraId="5D6A7D24" w14:textId="77777777" w:rsidR="00352A7A" w:rsidRPr="00352A7A" w:rsidRDefault="00352A7A" w:rsidP="00352A7A">
      <w:pPr>
        <w:numPr>
          <w:ilvl w:val="0"/>
          <w:numId w:val="225"/>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Zulassung von Messgeräten zur Eichung (z. B. Waagen, Dichtemessgeräte, Getreidefeuchte- und Schüttdichtemessgeräte) </w:t>
      </w:r>
    </w:p>
    <w:p w14:paraId="594FAF2F" w14:textId="77777777" w:rsidR="00352A7A" w:rsidRPr="00352A7A" w:rsidRDefault="00352A7A" w:rsidP="00352A7A">
      <w:pPr>
        <w:numPr>
          <w:ilvl w:val="0"/>
          <w:numId w:val="225"/>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Durchführung von Eichungen (insbesondere Gewichtsstücke, Dichtemessgeräte, Atemalkoholmessgeräte) </w:t>
      </w:r>
    </w:p>
    <w:p w14:paraId="6100877F" w14:textId="77777777" w:rsidR="00352A7A" w:rsidRPr="00352A7A" w:rsidRDefault="00352A7A" w:rsidP="00352A7A">
      <w:pPr>
        <w:numPr>
          <w:ilvl w:val="0"/>
          <w:numId w:val="225"/>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Fachliche Überwachung von Eichstellen (z. B. im Bereich Getreidefeuchte und Waagen) </w:t>
      </w:r>
    </w:p>
    <w:p w14:paraId="6C5B02C7" w14:textId="2E7E9BB0" w:rsidR="00352A7A" w:rsidRPr="00352A7A" w:rsidRDefault="00352A7A" w:rsidP="00352A7A">
      <w:pPr>
        <w:spacing w:after="0" w:line="276" w:lineRule="auto"/>
        <w:rPr>
          <w:rFonts w:eastAsia="Times New Roman" w:cs="Calibri"/>
          <w:sz w:val="22"/>
          <w:szCs w:val="22"/>
          <w:lang w:eastAsia="de-AT"/>
          <w14:numForm w14:val="default"/>
        </w:rPr>
      </w:pPr>
      <w:r w:rsidRPr="00352A7A">
        <w:rPr>
          <w:rFonts w:eastAsia="Times New Roman" w:cs="Calibri"/>
          <w:b/>
          <w:bCs/>
          <w:sz w:val="22"/>
          <w:szCs w:val="22"/>
          <w:lang w:eastAsia="de-AT"/>
          <w14:numForm w14:val="default"/>
        </w:rPr>
        <w:t>Konformitätsbewertung (Notifizierte Stelle)</w:t>
      </w:r>
      <w:r w:rsidRPr="00352A7A">
        <w:rPr>
          <w:rFonts w:eastAsia="Times New Roman" w:cs="Calibri"/>
          <w:sz w:val="22"/>
          <w:szCs w:val="22"/>
          <w:lang w:eastAsia="de-AT"/>
          <w14:numForm w14:val="default"/>
        </w:rPr>
        <w:t xml:space="preserve"> </w:t>
      </w:r>
    </w:p>
    <w:p w14:paraId="7A867EDB" w14:textId="77777777" w:rsidR="00352A7A" w:rsidRPr="00352A7A" w:rsidRDefault="00352A7A" w:rsidP="00352A7A">
      <w:pPr>
        <w:numPr>
          <w:ilvl w:val="0"/>
          <w:numId w:val="226"/>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Technische Betreuung von Konformitätsbewertungsverfahren für nichtselbsttätige und selbsttätige Waagen </w:t>
      </w:r>
    </w:p>
    <w:p w14:paraId="14BD8D6C" w14:textId="77777777" w:rsidR="00352A7A" w:rsidRPr="00352A7A" w:rsidRDefault="00352A7A" w:rsidP="00352A7A">
      <w:pPr>
        <w:numPr>
          <w:ilvl w:val="0"/>
          <w:numId w:val="226"/>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Unterstützung von Herstellern bei der Einhaltung europäischer Anforderungen </w:t>
      </w:r>
    </w:p>
    <w:p w14:paraId="076EE24A" w14:textId="77777777" w:rsidR="00352A7A" w:rsidRDefault="00352A7A" w:rsidP="00352A7A">
      <w:pPr>
        <w:spacing w:after="0" w:line="276" w:lineRule="auto"/>
        <w:rPr>
          <w:rFonts w:eastAsia="Times New Roman" w:cs="Calibri"/>
          <w:b/>
          <w:bCs/>
          <w:sz w:val="22"/>
          <w:szCs w:val="22"/>
          <w:lang w:eastAsia="de-AT"/>
          <w14:numForm w14:val="default"/>
        </w:rPr>
      </w:pPr>
      <w:r w:rsidRPr="00352A7A">
        <w:rPr>
          <w:rFonts w:eastAsia="Times New Roman" w:cs="Calibri"/>
          <w:b/>
          <w:bCs/>
          <w:sz w:val="22"/>
          <w:szCs w:val="22"/>
          <w:lang w:eastAsia="de-AT"/>
          <w14:numForm w14:val="default"/>
        </w:rPr>
        <w:t>Tätigkeit im Rahmen des physikalisch-technischer Prüfdienst</w:t>
      </w:r>
    </w:p>
    <w:p w14:paraId="692AF7E1" w14:textId="73E731D0" w:rsidR="00352A7A" w:rsidRPr="00352A7A" w:rsidRDefault="00352A7A" w:rsidP="00352A7A">
      <w:pPr>
        <w:pStyle w:val="Listenabsatz"/>
        <w:numPr>
          <w:ilvl w:val="0"/>
          <w:numId w:val="202"/>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Durchführung von Prüfungen und Gutachten (Sachverständigentätigkeit) </w:t>
      </w:r>
    </w:p>
    <w:p w14:paraId="3074562B" w14:textId="77777777" w:rsidR="00352A7A" w:rsidRPr="00352A7A" w:rsidRDefault="00352A7A" w:rsidP="00352A7A">
      <w:pPr>
        <w:numPr>
          <w:ilvl w:val="0"/>
          <w:numId w:val="228"/>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Bearbeitung fachlicher Anfragen von Herstellern, Behörden und Privatpersonen </w:t>
      </w:r>
    </w:p>
    <w:p w14:paraId="7A1A8AE1" w14:textId="4BE5A23A" w:rsidR="00352A7A" w:rsidRPr="00352A7A" w:rsidRDefault="00352A7A" w:rsidP="00352A7A">
      <w:pPr>
        <w:spacing w:after="0" w:line="276" w:lineRule="auto"/>
        <w:rPr>
          <w:rFonts w:eastAsia="Times New Roman" w:cs="Calibri"/>
          <w:sz w:val="22"/>
          <w:szCs w:val="22"/>
          <w:lang w:eastAsia="de-AT"/>
          <w14:numForm w14:val="default"/>
        </w:rPr>
      </w:pPr>
      <w:r w:rsidRPr="00352A7A">
        <w:rPr>
          <w:rFonts w:eastAsia="Times New Roman" w:cs="Calibri"/>
          <w:b/>
          <w:bCs/>
          <w:sz w:val="22"/>
          <w:szCs w:val="22"/>
          <w:lang w:eastAsia="de-AT"/>
          <w14:numForm w14:val="default"/>
        </w:rPr>
        <w:t>Internationale Zusammenarbeit und Gremienarbeit</w:t>
      </w:r>
      <w:r w:rsidRPr="00352A7A">
        <w:rPr>
          <w:rFonts w:eastAsia="Times New Roman" w:cs="Calibri"/>
          <w:sz w:val="22"/>
          <w:szCs w:val="22"/>
          <w:lang w:eastAsia="de-AT"/>
          <w14:numForm w14:val="default"/>
        </w:rPr>
        <w:t xml:space="preserve"> </w:t>
      </w:r>
    </w:p>
    <w:p w14:paraId="674EE314" w14:textId="77777777" w:rsidR="00352A7A" w:rsidRPr="00352A7A" w:rsidRDefault="00352A7A" w:rsidP="00352A7A">
      <w:pPr>
        <w:numPr>
          <w:ilvl w:val="0"/>
          <w:numId w:val="229"/>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 xml:space="preserve">Mitarbeit in internationalen und europäischen Organisationen, insbesondere WELMEC </w:t>
      </w:r>
    </w:p>
    <w:p w14:paraId="2744749F" w14:textId="7CDDBEA1" w:rsidR="00F02D95" w:rsidRDefault="00352A7A" w:rsidP="00F02D95">
      <w:pPr>
        <w:numPr>
          <w:ilvl w:val="0"/>
          <w:numId w:val="229"/>
        </w:numPr>
        <w:spacing w:after="0" w:line="276" w:lineRule="auto"/>
        <w:rPr>
          <w:rFonts w:eastAsia="Times New Roman" w:cs="Calibri"/>
          <w:sz w:val="22"/>
          <w:szCs w:val="22"/>
          <w:lang w:eastAsia="de-AT"/>
          <w14:numForm w14:val="default"/>
        </w:rPr>
      </w:pPr>
      <w:r w:rsidRPr="00352A7A">
        <w:rPr>
          <w:rFonts w:eastAsia="Times New Roman" w:cs="Calibri"/>
          <w:sz w:val="22"/>
          <w:szCs w:val="22"/>
          <w:lang w:eastAsia="de-AT"/>
          <w14:numForm w14:val="default"/>
        </w:rPr>
        <w:t>Beitrag zur Harmonisierung und Weiterentwicklung des gesetzlichen Messwesens in Europa</w:t>
      </w:r>
    </w:p>
    <w:p w14:paraId="7377CC4E" w14:textId="77777777" w:rsidR="006D7C9B" w:rsidRPr="006D7C9B" w:rsidRDefault="006D7C9B" w:rsidP="006D7C9B">
      <w:pPr>
        <w:spacing w:after="0" w:line="276" w:lineRule="auto"/>
        <w:ind w:left="720"/>
        <w:rPr>
          <w:rFonts w:eastAsia="Times New Roman" w:cs="Calibri"/>
          <w:sz w:val="22"/>
          <w:szCs w:val="22"/>
          <w:lang w:eastAsia="de-AT"/>
          <w14:numForm w14:val="default"/>
        </w:rPr>
      </w:pPr>
    </w:p>
    <w:p w14:paraId="083AC910" w14:textId="37318A5D" w:rsidR="00F02D95" w:rsidRPr="006D7C9B" w:rsidRDefault="00F02D95" w:rsidP="006D7C9B">
      <w:pPr>
        <w:pStyle w:val="4nummeriert"/>
        <w:spacing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Labor Druck, Kraft, Härte (E212)</w:t>
      </w:r>
    </w:p>
    <w:p w14:paraId="5240215C" w14:textId="77777777" w:rsidR="00F02D95" w:rsidRPr="00F02D95" w:rsidRDefault="00F02D95" w:rsidP="00F02D95">
      <w:pPr>
        <w:spacing w:after="0" w:line="276" w:lineRule="auto"/>
        <w:rPr>
          <w:rFonts w:eastAsia="Times New Roman" w:cs="Calibri"/>
          <w:b/>
          <w:sz w:val="22"/>
          <w:szCs w:val="22"/>
          <w:lang w:eastAsia="de-AT"/>
          <w14:numForm w14:val="default"/>
        </w:rPr>
      </w:pPr>
    </w:p>
    <w:p w14:paraId="031809E5" w14:textId="39D1EAA9" w:rsidR="006D7C9B" w:rsidRPr="006D7C9B" w:rsidRDefault="006D7C9B" w:rsidP="006D7C9B">
      <w:pPr>
        <w:spacing w:after="0" w:line="276" w:lineRule="auto"/>
        <w:rPr>
          <w:rFonts w:eastAsia="Times New Roman" w:cs="Calibri"/>
          <w:sz w:val="22"/>
          <w:szCs w:val="22"/>
          <w:lang w:eastAsia="de-AT"/>
          <w14:numForm w14:val="default"/>
        </w:rPr>
      </w:pPr>
      <w:r w:rsidRPr="006D7C9B">
        <w:rPr>
          <w:rFonts w:eastAsia="Times New Roman" w:cs="Calibri"/>
          <w:b/>
          <w:bCs/>
          <w:sz w:val="22"/>
          <w:szCs w:val="22"/>
          <w:lang w:eastAsia="de-AT"/>
          <w14:numForm w14:val="default"/>
        </w:rPr>
        <w:lastRenderedPageBreak/>
        <w:t>Darstellung und Weitergabe physikalischer Größen</w:t>
      </w:r>
      <w:r w:rsidRPr="006D7C9B">
        <w:rPr>
          <w:rFonts w:eastAsia="Times New Roman" w:cs="Calibri"/>
          <w:sz w:val="22"/>
          <w:szCs w:val="22"/>
          <w:lang w:eastAsia="de-AT"/>
          <w14:numForm w14:val="default"/>
        </w:rPr>
        <w:t xml:space="preserve"> </w:t>
      </w:r>
    </w:p>
    <w:p w14:paraId="4C404253" w14:textId="77777777" w:rsidR="006D7C9B" w:rsidRPr="006D7C9B" w:rsidRDefault="006D7C9B" w:rsidP="006D7C9B">
      <w:pPr>
        <w:numPr>
          <w:ilvl w:val="0"/>
          <w:numId w:val="230"/>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Bereitstellung nationaler Normale für Kraft, Druck und Härte </w:t>
      </w:r>
    </w:p>
    <w:p w14:paraId="583D4378" w14:textId="77777777" w:rsidR="006D7C9B" w:rsidRPr="006D7C9B" w:rsidRDefault="006D7C9B" w:rsidP="006D7C9B">
      <w:pPr>
        <w:numPr>
          <w:ilvl w:val="0"/>
          <w:numId w:val="230"/>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Betrieb von Referenzeinrichtungen (z. B. Direktbelastungseinrichtungen, Druckwaagen für Gase und Flüssigkeiten) </w:t>
      </w:r>
    </w:p>
    <w:p w14:paraId="415230DB" w14:textId="77777777" w:rsidR="006D7C9B" w:rsidRPr="006D7C9B" w:rsidRDefault="006D7C9B" w:rsidP="006D7C9B">
      <w:pPr>
        <w:numPr>
          <w:ilvl w:val="0"/>
          <w:numId w:val="230"/>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Sicherstellung der Rückführung auf internationale Standards </w:t>
      </w:r>
    </w:p>
    <w:p w14:paraId="0929085F" w14:textId="10E22DDA" w:rsidR="006D7C9B" w:rsidRPr="006D7C9B" w:rsidRDefault="006D7C9B" w:rsidP="006D7C9B">
      <w:pPr>
        <w:spacing w:after="0" w:line="276" w:lineRule="auto"/>
        <w:rPr>
          <w:rFonts w:eastAsia="Times New Roman" w:cs="Calibri"/>
          <w:sz w:val="22"/>
          <w:szCs w:val="22"/>
          <w:lang w:eastAsia="de-AT"/>
          <w14:numForm w14:val="default"/>
        </w:rPr>
      </w:pPr>
      <w:r w:rsidRPr="006D7C9B">
        <w:rPr>
          <w:rFonts w:eastAsia="Times New Roman" w:cs="Calibri"/>
          <w:b/>
          <w:bCs/>
          <w:sz w:val="22"/>
          <w:szCs w:val="22"/>
          <w:lang w:eastAsia="de-AT"/>
          <w14:numForm w14:val="default"/>
        </w:rPr>
        <w:t>Mess- und Kalibrierwesen</w:t>
      </w:r>
      <w:r w:rsidRPr="006D7C9B">
        <w:rPr>
          <w:rFonts w:eastAsia="Times New Roman" w:cs="Calibri"/>
          <w:sz w:val="22"/>
          <w:szCs w:val="22"/>
          <w:lang w:eastAsia="de-AT"/>
          <w14:numForm w14:val="default"/>
        </w:rPr>
        <w:t xml:space="preserve"> </w:t>
      </w:r>
    </w:p>
    <w:p w14:paraId="0632CA94" w14:textId="77777777" w:rsidR="006D7C9B" w:rsidRPr="006D7C9B" w:rsidRDefault="006D7C9B" w:rsidP="006D7C9B">
      <w:pPr>
        <w:numPr>
          <w:ilvl w:val="0"/>
          <w:numId w:val="231"/>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Durchführung externer Kalibrierungen (z. B. Kraftaufnehmer, Druckwaagen, Manometer, Augen-Tonometer) </w:t>
      </w:r>
    </w:p>
    <w:p w14:paraId="65924DBB" w14:textId="77777777" w:rsidR="006D7C9B" w:rsidRPr="006D7C9B" w:rsidRDefault="006D7C9B" w:rsidP="006D7C9B">
      <w:pPr>
        <w:numPr>
          <w:ilvl w:val="0"/>
          <w:numId w:val="231"/>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Interne Kalibrierleistungen, insbesondere für den physikalisch-technischen Prüfdienst und die Gravimetrie </w:t>
      </w:r>
    </w:p>
    <w:p w14:paraId="38BCE117" w14:textId="77777777" w:rsidR="006D7C9B" w:rsidRPr="006D7C9B" w:rsidRDefault="006D7C9B" w:rsidP="006D7C9B">
      <w:pPr>
        <w:numPr>
          <w:ilvl w:val="0"/>
          <w:numId w:val="231"/>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Sicherstellung hoher Messgenauigkeit für industrielle, medizinische und wissenschaftliche Anwendungen </w:t>
      </w:r>
    </w:p>
    <w:p w14:paraId="4114073F" w14:textId="4B96AEE4" w:rsidR="006D7C9B" w:rsidRPr="006D7C9B" w:rsidRDefault="006D7C9B" w:rsidP="006D7C9B">
      <w:pPr>
        <w:spacing w:after="0" w:line="276" w:lineRule="auto"/>
        <w:rPr>
          <w:rFonts w:eastAsia="Times New Roman" w:cs="Calibri"/>
          <w:sz w:val="22"/>
          <w:szCs w:val="22"/>
          <w:lang w:eastAsia="de-AT"/>
          <w14:numForm w14:val="default"/>
        </w:rPr>
      </w:pPr>
      <w:r w:rsidRPr="006D7C9B">
        <w:rPr>
          <w:rFonts w:eastAsia="Times New Roman" w:cs="Calibri"/>
          <w:b/>
          <w:bCs/>
          <w:sz w:val="22"/>
          <w:szCs w:val="22"/>
          <w:lang w:eastAsia="de-AT"/>
          <w14:numForm w14:val="default"/>
        </w:rPr>
        <w:t>Gesetzliches Messwesen und Marktüberwachung</w:t>
      </w:r>
      <w:r w:rsidRPr="006D7C9B">
        <w:rPr>
          <w:rFonts w:eastAsia="Times New Roman" w:cs="Calibri"/>
          <w:sz w:val="22"/>
          <w:szCs w:val="22"/>
          <w:lang w:eastAsia="de-AT"/>
          <w14:numForm w14:val="default"/>
        </w:rPr>
        <w:t xml:space="preserve"> </w:t>
      </w:r>
    </w:p>
    <w:p w14:paraId="3866D833" w14:textId="77777777" w:rsidR="006D7C9B" w:rsidRPr="006D7C9B" w:rsidRDefault="006D7C9B" w:rsidP="006D7C9B">
      <w:pPr>
        <w:numPr>
          <w:ilvl w:val="0"/>
          <w:numId w:val="232"/>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Zulassung von Messgeräten zur Eichung (z. B. Achs- und Radlastmessgeräte, Druckmessgeräte) </w:t>
      </w:r>
    </w:p>
    <w:p w14:paraId="5C80EDF9" w14:textId="77777777" w:rsidR="006D7C9B" w:rsidRPr="006D7C9B" w:rsidRDefault="006D7C9B" w:rsidP="006D7C9B">
      <w:pPr>
        <w:numPr>
          <w:ilvl w:val="0"/>
          <w:numId w:val="232"/>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Durchführung von Eichungen, insbesondere für sicherheitsrelevante Achs- und Radlastmessgeräte </w:t>
      </w:r>
    </w:p>
    <w:p w14:paraId="5936544E" w14:textId="77777777" w:rsidR="006D7C9B" w:rsidRPr="006D7C9B" w:rsidRDefault="006D7C9B" w:rsidP="006D7C9B">
      <w:pPr>
        <w:numPr>
          <w:ilvl w:val="0"/>
          <w:numId w:val="232"/>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Fachliche Überwachung von Eichstellen im Bereich Druckmessgeräte </w:t>
      </w:r>
    </w:p>
    <w:p w14:paraId="0A5C4613" w14:textId="19F85318" w:rsidR="006D7C9B" w:rsidRPr="006D7C9B" w:rsidRDefault="006D7C9B" w:rsidP="006D7C9B">
      <w:pPr>
        <w:spacing w:after="0" w:line="276" w:lineRule="auto"/>
        <w:rPr>
          <w:rFonts w:eastAsia="Times New Roman" w:cs="Calibri"/>
          <w:b/>
          <w:bCs/>
          <w:sz w:val="22"/>
          <w:szCs w:val="22"/>
          <w:lang w:eastAsia="de-AT"/>
          <w14:numForm w14:val="default"/>
        </w:rPr>
      </w:pPr>
      <w:r w:rsidRPr="006D7C9B">
        <w:rPr>
          <w:rFonts w:eastAsia="Times New Roman" w:cs="Calibri"/>
          <w:b/>
          <w:bCs/>
          <w:sz w:val="22"/>
          <w:szCs w:val="22"/>
          <w:lang w:eastAsia="de-AT"/>
          <w14:numForm w14:val="default"/>
        </w:rPr>
        <w:t>Tätigkeit im Rahmen des physikalisch-technischer Prüfdienst</w:t>
      </w:r>
    </w:p>
    <w:p w14:paraId="10F9077E" w14:textId="77777777" w:rsidR="006D7C9B" w:rsidRPr="006D7C9B" w:rsidRDefault="006D7C9B" w:rsidP="006D7C9B">
      <w:pPr>
        <w:numPr>
          <w:ilvl w:val="0"/>
          <w:numId w:val="234"/>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Durchführung von Prüfungen und Kalibrierungen </w:t>
      </w:r>
    </w:p>
    <w:p w14:paraId="3CA13647" w14:textId="77777777" w:rsidR="006D7C9B" w:rsidRPr="006D7C9B" w:rsidRDefault="006D7C9B" w:rsidP="006D7C9B">
      <w:pPr>
        <w:numPr>
          <w:ilvl w:val="0"/>
          <w:numId w:val="234"/>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Erstellung von Gutachten (Sachverständigentätigkeit) </w:t>
      </w:r>
    </w:p>
    <w:p w14:paraId="0FAC22E7" w14:textId="77777777" w:rsidR="006D7C9B" w:rsidRPr="006D7C9B" w:rsidRDefault="006D7C9B" w:rsidP="006D7C9B">
      <w:pPr>
        <w:numPr>
          <w:ilvl w:val="0"/>
          <w:numId w:val="234"/>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Unterstützung behördlicher und gerichtlicher Verfahren </w:t>
      </w:r>
    </w:p>
    <w:p w14:paraId="59C3BAFA" w14:textId="13FC509D" w:rsidR="006D7C9B" w:rsidRPr="006D7C9B" w:rsidRDefault="006D7C9B" w:rsidP="006D7C9B">
      <w:pPr>
        <w:spacing w:after="0" w:line="276" w:lineRule="auto"/>
        <w:rPr>
          <w:rFonts w:eastAsia="Times New Roman" w:cs="Calibri"/>
          <w:sz w:val="22"/>
          <w:szCs w:val="22"/>
          <w:lang w:eastAsia="de-AT"/>
          <w14:numForm w14:val="default"/>
        </w:rPr>
      </w:pPr>
      <w:r w:rsidRPr="006D7C9B">
        <w:rPr>
          <w:rFonts w:eastAsia="Times New Roman" w:cs="Calibri"/>
          <w:b/>
          <w:bCs/>
          <w:sz w:val="22"/>
          <w:szCs w:val="22"/>
          <w:lang w:eastAsia="de-AT"/>
          <w14:numForm w14:val="default"/>
        </w:rPr>
        <w:t>Internationale Zusammenarbeit</w:t>
      </w:r>
      <w:r w:rsidRPr="006D7C9B">
        <w:rPr>
          <w:rFonts w:eastAsia="Times New Roman" w:cs="Calibri"/>
          <w:sz w:val="22"/>
          <w:szCs w:val="22"/>
          <w:lang w:eastAsia="de-AT"/>
          <w14:numForm w14:val="default"/>
        </w:rPr>
        <w:t xml:space="preserve"> </w:t>
      </w:r>
    </w:p>
    <w:p w14:paraId="44E8F877" w14:textId="77777777" w:rsidR="006D7C9B" w:rsidRPr="006D7C9B" w:rsidRDefault="006D7C9B" w:rsidP="006D7C9B">
      <w:pPr>
        <w:numPr>
          <w:ilvl w:val="0"/>
          <w:numId w:val="235"/>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 xml:space="preserve">Mitarbeit in nationalen und internationalen Organisationen und Fachgremien </w:t>
      </w:r>
    </w:p>
    <w:p w14:paraId="2212F631" w14:textId="52B00059" w:rsidR="00F02D95" w:rsidRPr="006D7C9B" w:rsidRDefault="006D7C9B" w:rsidP="00F02D95">
      <w:pPr>
        <w:numPr>
          <w:ilvl w:val="0"/>
          <w:numId w:val="235"/>
        </w:num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Beitrag zur Harmonisierung und Weiterentwicklung der Messtechnik in den Bereichen Kraft, Druck und Härte</w:t>
      </w:r>
    </w:p>
    <w:p w14:paraId="4C7B873F" w14:textId="16A3D71D" w:rsidR="00F02D95" w:rsidRDefault="00F02D95" w:rsidP="006D7C9B">
      <w:pPr>
        <w:pStyle w:val="3nummeriert"/>
        <w:rPr>
          <w:rFonts w:eastAsia="Times New Roman"/>
          <w:lang w:eastAsia="de-AT"/>
        </w:rPr>
      </w:pPr>
      <w:bookmarkStart w:id="170" w:name="_Toc226466612"/>
      <w:r w:rsidRPr="006D7C9B">
        <w:rPr>
          <w:rFonts w:eastAsia="Times New Roman"/>
          <w:lang w:eastAsia="de-AT"/>
        </w:rPr>
        <w:t>Referat Gravimetrie</w:t>
      </w:r>
      <w:r w:rsidR="006D7C9B" w:rsidRPr="006D7C9B">
        <w:rPr>
          <w:rFonts w:eastAsia="Times New Roman"/>
          <w:lang w:eastAsia="de-AT"/>
        </w:rPr>
        <w:t xml:space="preserve"> (E22)</w:t>
      </w:r>
      <w:bookmarkEnd w:id="170"/>
    </w:p>
    <w:p w14:paraId="3A0066BC" w14:textId="77777777" w:rsidR="00F02D95" w:rsidRPr="00F02D95" w:rsidRDefault="00F02D95" w:rsidP="00F02D95">
      <w:pPr>
        <w:spacing w:after="0" w:line="276" w:lineRule="auto"/>
        <w:rPr>
          <w:rFonts w:eastAsia="Times New Roman" w:cs="Calibri"/>
          <w:sz w:val="22"/>
          <w:szCs w:val="22"/>
          <w:lang w:eastAsia="de-AT"/>
          <w14:numForm w14:val="default"/>
        </w:rPr>
      </w:pPr>
    </w:p>
    <w:p w14:paraId="380F0A95" w14:textId="7152F75F" w:rsidR="006D7C9B" w:rsidRPr="006D7C9B" w:rsidRDefault="006D7C9B" w:rsidP="006D7C9B">
      <w:p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Das Referat ist für die Darstellung, Bereitstellung und Weitergabe der Einheit der Schwerebeschleunigung verantwortlich und betreibt hierzu das nationale Normal in Form eines Absolutgravimeters.</w:t>
      </w:r>
    </w:p>
    <w:p w14:paraId="3415D19E" w14:textId="77777777" w:rsidR="006D7C9B" w:rsidRPr="006D7C9B" w:rsidRDefault="006D7C9B" w:rsidP="006D7C9B">
      <w:pPr>
        <w:spacing w:after="0" w:line="276" w:lineRule="auto"/>
        <w:rPr>
          <w:rFonts w:eastAsia="Times New Roman" w:cs="Calibri"/>
          <w:sz w:val="22"/>
          <w:szCs w:val="22"/>
          <w:lang w:eastAsia="de-AT"/>
          <w14:numForm w14:val="default"/>
        </w:rPr>
      </w:pPr>
    </w:p>
    <w:p w14:paraId="3C7214E3" w14:textId="5462F84C" w:rsidR="00F02D95" w:rsidRPr="00F02D95" w:rsidRDefault="006D7C9B" w:rsidP="006D7C9B">
      <w:pPr>
        <w:spacing w:after="0"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Es führt hochpräzise Absolutschweremessungen im In- und Ausland durch, gewährleistet durch internationale Vergleichsmessungen die Rückführbarkeit der Ergebnisse und unterstützt den physikalisch-technischen Prüfdienst durch entsprechende Referenzmessungen.</w:t>
      </w:r>
    </w:p>
    <w:p w14:paraId="1F720FEA" w14:textId="44A65407" w:rsidR="006D7C9B" w:rsidRDefault="00F02D95" w:rsidP="006D7C9B">
      <w:pPr>
        <w:pStyle w:val="3nummeriert"/>
        <w:rPr>
          <w:rFonts w:eastAsia="Times New Roman"/>
          <w:lang w:eastAsia="de-AT"/>
        </w:rPr>
      </w:pPr>
      <w:bookmarkStart w:id="171" w:name="_Toc226466613"/>
      <w:r w:rsidRPr="00F02D95">
        <w:rPr>
          <w:rFonts w:eastAsia="Times New Roman"/>
          <w:lang w:eastAsia="de-AT"/>
        </w:rPr>
        <w:t>Referat Dimensionelle Größen, Zeit, Frequenz und Fotometrie</w:t>
      </w:r>
      <w:r w:rsidR="006D7C9B">
        <w:rPr>
          <w:rFonts w:eastAsia="Times New Roman"/>
          <w:lang w:eastAsia="de-AT"/>
        </w:rPr>
        <w:t xml:space="preserve"> (E23)</w:t>
      </w:r>
      <w:bookmarkEnd w:id="171"/>
    </w:p>
    <w:p w14:paraId="3B805843" w14:textId="77777777" w:rsidR="001F41FF" w:rsidRDefault="001F41FF" w:rsidP="00F02D95">
      <w:pPr>
        <w:spacing w:after="0" w:line="276" w:lineRule="auto"/>
        <w:rPr>
          <w:rFonts w:eastAsia="Times New Roman" w:cs="Calibri"/>
          <w:b/>
          <w:sz w:val="22"/>
          <w:szCs w:val="22"/>
          <w:lang w:eastAsia="de-AT"/>
          <w14:numForm w14:val="default"/>
        </w:rPr>
      </w:pPr>
    </w:p>
    <w:p w14:paraId="794AB1FB" w14:textId="28D68D9A" w:rsidR="001F41FF" w:rsidRPr="001F41FF" w:rsidRDefault="001F41FF" w:rsidP="001F41FF">
      <w:pPr>
        <w:spacing w:after="0" w:line="276" w:lineRule="auto"/>
        <w:rPr>
          <w:rFonts w:eastAsia="Times New Roman" w:cs="Calibri"/>
          <w:bCs/>
          <w:sz w:val="22"/>
          <w:szCs w:val="22"/>
          <w:lang w:eastAsia="de-AT"/>
          <w14:numForm w14:val="default"/>
        </w:rPr>
      </w:pPr>
      <w:r w:rsidRPr="001F41FF">
        <w:rPr>
          <w:rFonts w:eastAsia="Times New Roman" w:cs="Calibri"/>
          <w:bCs/>
          <w:sz w:val="22"/>
          <w:szCs w:val="22"/>
          <w:lang w:eastAsia="de-AT"/>
          <w14:numForm w14:val="default"/>
        </w:rPr>
        <w:t>Das Referat umfasst die Fachbereiche Länge und Fotometrie, Volumen sowie Zeit und Frequenz und ist für die Darstellung, Weitergabe und Sicherstellung dieser Messgrößen verantwortlich.</w:t>
      </w:r>
    </w:p>
    <w:p w14:paraId="419ADE19" w14:textId="77777777" w:rsidR="001F41FF" w:rsidRPr="001F41FF" w:rsidRDefault="001F41FF" w:rsidP="001F41FF">
      <w:pPr>
        <w:spacing w:after="0" w:line="276" w:lineRule="auto"/>
        <w:rPr>
          <w:rFonts w:eastAsia="Times New Roman" w:cs="Calibri"/>
          <w:bCs/>
          <w:sz w:val="22"/>
          <w:szCs w:val="22"/>
          <w:lang w:eastAsia="de-AT"/>
          <w14:numForm w14:val="default"/>
        </w:rPr>
      </w:pPr>
    </w:p>
    <w:p w14:paraId="7F981317" w14:textId="6D473EEB" w:rsidR="00F02D95" w:rsidRPr="00F02D95" w:rsidRDefault="001F41FF" w:rsidP="001F41FF">
      <w:pPr>
        <w:spacing w:after="0" w:line="276" w:lineRule="auto"/>
        <w:rPr>
          <w:rFonts w:eastAsia="Times New Roman" w:cs="Calibri"/>
          <w:b/>
          <w:sz w:val="22"/>
          <w:szCs w:val="22"/>
          <w:lang w:eastAsia="de-AT"/>
          <w14:numForm w14:val="default"/>
        </w:rPr>
      </w:pPr>
      <w:r w:rsidRPr="001F41FF">
        <w:rPr>
          <w:rFonts w:eastAsia="Times New Roman" w:cs="Calibri"/>
          <w:bCs/>
          <w:sz w:val="22"/>
          <w:szCs w:val="22"/>
          <w:lang w:eastAsia="de-AT"/>
          <w14:numForm w14:val="default"/>
        </w:rPr>
        <w:lastRenderedPageBreak/>
        <w:t>Es führt Kalibrierungen, Prüfungen sowie Aufgaben im gesetzlichen Messwesen durch und gewährleistet durch Etalonpflege, Zeitdienste, Verfahrensentwicklung und internationale Anbindung die Messgenauigkeit und Rückführbarkeit in Wissenschaft, Wirtschaft und Verwaltung.</w:t>
      </w:r>
      <w:r w:rsidR="00F02D95" w:rsidRPr="00F02D95">
        <w:rPr>
          <w:rFonts w:eastAsia="Times New Roman" w:cs="Calibri"/>
          <w:b/>
          <w:sz w:val="22"/>
          <w:szCs w:val="22"/>
          <w:lang w:eastAsia="de-AT"/>
          <w14:numForm w14:val="default"/>
        </w:rPr>
        <w:br/>
      </w:r>
    </w:p>
    <w:p w14:paraId="0256DAB0" w14:textId="3754E1D0" w:rsidR="006D7C9B" w:rsidRPr="006D7C9B" w:rsidRDefault="00F02D95" w:rsidP="006D7C9B">
      <w:pPr>
        <w:pStyle w:val="4nummeriert"/>
        <w:spacing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Labor Länge, Fläche, Winkel, Fotometrie (E231)</w:t>
      </w:r>
    </w:p>
    <w:p w14:paraId="56319E5E" w14:textId="535BEFED" w:rsidR="00792B1F" w:rsidRPr="00792B1F" w:rsidRDefault="00F02D95" w:rsidP="00792B1F">
      <w:pPr>
        <w:spacing w:after="0" w:line="276" w:lineRule="auto"/>
        <w:rPr>
          <w:rFonts w:eastAsia="Times New Roman" w:cs="Calibri"/>
          <w:sz w:val="22"/>
          <w:szCs w:val="22"/>
          <w:lang w:eastAsia="de-AT"/>
          <w14:numForm w14:val="default"/>
        </w:rPr>
      </w:pPr>
      <w:r w:rsidRPr="00F02D95">
        <w:rPr>
          <w:rFonts w:eastAsia="Times New Roman" w:cs="Calibri"/>
          <w:b/>
          <w:sz w:val="22"/>
          <w:szCs w:val="22"/>
          <w:lang w:eastAsia="de-AT"/>
          <w14:numForm w14:val="default"/>
        </w:rPr>
        <w:br/>
      </w:r>
      <w:r w:rsidR="00792B1F" w:rsidRPr="00792B1F">
        <w:rPr>
          <w:rFonts w:eastAsia="Times New Roman" w:cs="Calibri"/>
          <w:b/>
          <w:bCs/>
          <w:sz w:val="22"/>
          <w:szCs w:val="22"/>
          <w:lang w:eastAsia="de-AT"/>
          <w14:numForm w14:val="default"/>
        </w:rPr>
        <w:t>Darstellung und Weitergabe der Längeneinheit</w:t>
      </w:r>
      <w:r w:rsidR="00792B1F" w:rsidRPr="00792B1F">
        <w:rPr>
          <w:rFonts w:eastAsia="Times New Roman" w:cs="Calibri"/>
          <w:sz w:val="22"/>
          <w:szCs w:val="22"/>
          <w:lang w:eastAsia="de-AT"/>
          <w14:numForm w14:val="default"/>
        </w:rPr>
        <w:t xml:space="preserve"> </w:t>
      </w:r>
    </w:p>
    <w:p w14:paraId="489560ED" w14:textId="77777777" w:rsidR="00792B1F" w:rsidRPr="00792B1F" w:rsidRDefault="00792B1F" w:rsidP="00792B1F">
      <w:pPr>
        <w:numPr>
          <w:ilvl w:val="0"/>
          <w:numId w:val="236"/>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Bereitstellung nationaler Normale (z. B. optischer Frequenzkammgenerator, jodstabilisierte He-Ne-Laser) </w:t>
      </w:r>
    </w:p>
    <w:p w14:paraId="25B449B4" w14:textId="77777777" w:rsidR="00792B1F" w:rsidRPr="00792B1F" w:rsidRDefault="00792B1F" w:rsidP="00792B1F">
      <w:pPr>
        <w:numPr>
          <w:ilvl w:val="0"/>
          <w:numId w:val="236"/>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Sicherstellung der Rückführung auf internationale Referenzen </w:t>
      </w:r>
    </w:p>
    <w:p w14:paraId="107C3D8F" w14:textId="132CB37B" w:rsidR="00792B1F" w:rsidRPr="00792B1F" w:rsidRDefault="00792B1F" w:rsidP="00792B1F">
      <w:pPr>
        <w:spacing w:after="0" w:line="276" w:lineRule="auto"/>
        <w:rPr>
          <w:rFonts w:eastAsia="Times New Roman" w:cs="Calibri"/>
          <w:sz w:val="22"/>
          <w:szCs w:val="22"/>
          <w:lang w:eastAsia="de-AT"/>
          <w14:numForm w14:val="default"/>
        </w:rPr>
      </w:pPr>
      <w:r w:rsidRPr="00792B1F">
        <w:rPr>
          <w:rFonts w:eastAsia="Times New Roman" w:cs="Calibri"/>
          <w:b/>
          <w:bCs/>
          <w:sz w:val="22"/>
          <w:szCs w:val="22"/>
          <w:lang w:eastAsia="de-AT"/>
          <w14:numForm w14:val="default"/>
        </w:rPr>
        <w:t>Mess- und Kalibrierwesen</w:t>
      </w:r>
      <w:r w:rsidRPr="00792B1F">
        <w:rPr>
          <w:rFonts w:eastAsia="Times New Roman" w:cs="Calibri"/>
          <w:sz w:val="22"/>
          <w:szCs w:val="22"/>
          <w:lang w:eastAsia="de-AT"/>
          <w14:numForm w14:val="default"/>
        </w:rPr>
        <w:t xml:space="preserve"> </w:t>
      </w:r>
    </w:p>
    <w:p w14:paraId="09524F26" w14:textId="77777777" w:rsidR="00792B1F" w:rsidRPr="00792B1F" w:rsidRDefault="00792B1F" w:rsidP="00792B1F">
      <w:pPr>
        <w:numPr>
          <w:ilvl w:val="0"/>
          <w:numId w:val="237"/>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Durchführung externer Kalibrierungen (z. B. Laserinterferometer, Endmaße, Maßbänder, Objektmikrometer) </w:t>
      </w:r>
    </w:p>
    <w:p w14:paraId="35B3211F" w14:textId="77777777" w:rsidR="00792B1F" w:rsidRPr="00792B1F" w:rsidRDefault="00792B1F" w:rsidP="00792B1F">
      <w:pPr>
        <w:numPr>
          <w:ilvl w:val="0"/>
          <w:numId w:val="237"/>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Dienstleistungen in den Bereichen Rauheit, Ebenheit und Flächenmessung </w:t>
      </w:r>
    </w:p>
    <w:p w14:paraId="340A8492" w14:textId="77777777" w:rsidR="00792B1F" w:rsidRPr="00792B1F" w:rsidRDefault="00792B1F" w:rsidP="00792B1F">
      <w:pPr>
        <w:numPr>
          <w:ilvl w:val="0"/>
          <w:numId w:val="237"/>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Kalibrierungen im Bereich Fotometrie (z. B. Filter, Luxmeter, Leuchtdichtemessgeräte) </w:t>
      </w:r>
    </w:p>
    <w:p w14:paraId="128C9482" w14:textId="77777777" w:rsidR="00792B1F" w:rsidRPr="00792B1F" w:rsidRDefault="00792B1F" w:rsidP="00792B1F">
      <w:pPr>
        <w:numPr>
          <w:ilvl w:val="0"/>
          <w:numId w:val="237"/>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Interne Kalibrierleistungen für Vermessungsämter, Eichämter und die Gravimetrie </w:t>
      </w:r>
    </w:p>
    <w:p w14:paraId="3629ECEF" w14:textId="3D6A8773" w:rsidR="00792B1F" w:rsidRPr="00792B1F" w:rsidRDefault="00792B1F" w:rsidP="00792B1F">
      <w:pPr>
        <w:spacing w:after="0" w:line="276" w:lineRule="auto"/>
        <w:rPr>
          <w:rFonts w:eastAsia="Times New Roman" w:cs="Calibri"/>
          <w:sz w:val="22"/>
          <w:szCs w:val="22"/>
          <w:lang w:eastAsia="de-AT"/>
          <w14:numForm w14:val="default"/>
        </w:rPr>
      </w:pPr>
      <w:r w:rsidRPr="00792B1F">
        <w:rPr>
          <w:rFonts w:eastAsia="Times New Roman" w:cs="Calibri"/>
          <w:b/>
          <w:bCs/>
          <w:sz w:val="22"/>
          <w:szCs w:val="22"/>
          <w:lang w:eastAsia="de-AT"/>
          <w14:numForm w14:val="default"/>
        </w:rPr>
        <w:t>Gesetzliches Messwesen und Marktüberwachung</w:t>
      </w:r>
      <w:r w:rsidRPr="00792B1F">
        <w:rPr>
          <w:rFonts w:eastAsia="Times New Roman" w:cs="Calibri"/>
          <w:sz w:val="22"/>
          <w:szCs w:val="22"/>
          <w:lang w:eastAsia="de-AT"/>
          <w14:numForm w14:val="default"/>
        </w:rPr>
        <w:t xml:space="preserve"> </w:t>
      </w:r>
    </w:p>
    <w:p w14:paraId="01735F06" w14:textId="77777777" w:rsidR="00792B1F" w:rsidRPr="00792B1F" w:rsidRDefault="00792B1F" w:rsidP="00792B1F">
      <w:pPr>
        <w:numPr>
          <w:ilvl w:val="0"/>
          <w:numId w:val="238"/>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Zulassung von Längenmessgeräten zur Eichung (z. B. Rundholzvermessungsanlagen, Laser-Distanzmessgeräte) </w:t>
      </w:r>
    </w:p>
    <w:p w14:paraId="4211269F" w14:textId="77777777" w:rsidR="00792B1F" w:rsidRPr="00792B1F" w:rsidRDefault="00792B1F" w:rsidP="00792B1F">
      <w:pPr>
        <w:numPr>
          <w:ilvl w:val="0"/>
          <w:numId w:val="238"/>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Durchführung von Eichungen für spezielle Messgeräte (z. B. mehrdimensionale Messgeräte, Maßbänder) </w:t>
      </w:r>
    </w:p>
    <w:p w14:paraId="27037981" w14:textId="77777777" w:rsidR="00792B1F" w:rsidRPr="00792B1F" w:rsidRDefault="00792B1F" w:rsidP="00792B1F">
      <w:pPr>
        <w:numPr>
          <w:ilvl w:val="0"/>
          <w:numId w:val="238"/>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Fachliche Überwachung von Eichstellen (z. B. im Bereich Rundholzvermessung) </w:t>
      </w:r>
    </w:p>
    <w:p w14:paraId="4B5923B4" w14:textId="653D5A97" w:rsidR="00792B1F" w:rsidRPr="00792B1F" w:rsidRDefault="00792B1F" w:rsidP="00792B1F">
      <w:pPr>
        <w:spacing w:after="0" w:line="276" w:lineRule="auto"/>
        <w:rPr>
          <w:rFonts w:eastAsia="Times New Roman" w:cs="Calibri"/>
          <w:sz w:val="22"/>
          <w:szCs w:val="22"/>
          <w:lang w:eastAsia="de-AT"/>
          <w14:numForm w14:val="default"/>
        </w:rPr>
      </w:pPr>
      <w:r w:rsidRPr="00792B1F">
        <w:rPr>
          <w:rFonts w:eastAsia="Times New Roman" w:cs="Calibri"/>
          <w:b/>
          <w:bCs/>
          <w:sz w:val="22"/>
          <w:szCs w:val="22"/>
          <w:lang w:eastAsia="de-AT"/>
          <w14:numForm w14:val="default"/>
        </w:rPr>
        <w:t>Konformitätsbewertung (Notifizierte Stelle)</w:t>
      </w:r>
      <w:r w:rsidRPr="00792B1F">
        <w:rPr>
          <w:rFonts w:eastAsia="Times New Roman" w:cs="Calibri"/>
          <w:sz w:val="22"/>
          <w:szCs w:val="22"/>
          <w:lang w:eastAsia="de-AT"/>
          <w14:numForm w14:val="default"/>
        </w:rPr>
        <w:t xml:space="preserve"> </w:t>
      </w:r>
    </w:p>
    <w:p w14:paraId="35BB8210" w14:textId="77777777" w:rsidR="00792B1F" w:rsidRPr="00792B1F" w:rsidRDefault="00792B1F" w:rsidP="00792B1F">
      <w:pPr>
        <w:numPr>
          <w:ilvl w:val="0"/>
          <w:numId w:val="239"/>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Durchführung von Konformitätsbewertungsverfahren für Maßverkörperungen, Längenmessgeräte und mehrdimensionale Messsysteme </w:t>
      </w:r>
    </w:p>
    <w:p w14:paraId="75797933" w14:textId="77777777" w:rsidR="00792B1F" w:rsidRPr="00792B1F" w:rsidRDefault="00792B1F" w:rsidP="00792B1F">
      <w:pPr>
        <w:numPr>
          <w:ilvl w:val="0"/>
          <w:numId w:val="239"/>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Unterstützung von Herstellern bei der Einhaltung europäischer Anforderungen </w:t>
      </w:r>
    </w:p>
    <w:p w14:paraId="4BAB390A" w14:textId="77777777" w:rsidR="00792B1F" w:rsidRDefault="00792B1F" w:rsidP="00792B1F">
      <w:pPr>
        <w:spacing w:after="0" w:line="276" w:lineRule="auto"/>
        <w:rPr>
          <w:rFonts w:eastAsia="Times New Roman" w:cs="Calibri"/>
          <w:b/>
          <w:bCs/>
          <w:sz w:val="22"/>
          <w:szCs w:val="22"/>
          <w:lang w:eastAsia="de-AT"/>
          <w14:numForm w14:val="default"/>
        </w:rPr>
      </w:pPr>
      <w:r w:rsidRPr="00792B1F">
        <w:rPr>
          <w:rFonts w:eastAsia="Times New Roman" w:cs="Calibri"/>
          <w:b/>
          <w:bCs/>
          <w:sz w:val="22"/>
          <w:szCs w:val="22"/>
          <w:lang w:eastAsia="de-AT"/>
          <w14:numForm w14:val="default"/>
        </w:rPr>
        <w:t>Tätigkeit im Rahmen des physikalisch-technischer Prüfdienst</w:t>
      </w:r>
    </w:p>
    <w:p w14:paraId="3CCE18A1" w14:textId="512320B9" w:rsidR="00792B1F" w:rsidRPr="00792B1F" w:rsidRDefault="00792B1F" w:rsidP="00792B1F">
      <w:pPr>
        <w:pStyle w:val="Listenabsatz"/>
        <w:numPr>
          <w:ilvl w:val="0"/>
          <w:numId w:val="202"/>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Durchführung von Prüfungen, Kalibrierungen und Gutachten (Sachverständigentätigkeit) </w:t>
      </w:r>
    </w:p>
    <w:p w14:paraId="4993A391" w14:textId="6B085F38" w:rsidR="00792B1F" w:rsidRPr="00792B1F" w:rsidRDefault="00792B1F" w:rsidP="00792B1F">
      <w:pPr>
        <w:spacing w:after="0" w:line="276" w:lineRule="auto"/>
        <w:rPr>
          <w:rFonts w:eastAsia="Times New Roman" w:cs="Calibri"/>
          <w:sz w:val="22"/>
          <w:szCs w:val="22"/>
          <w:lang w:eastAsia="de-AT"/>
          <w14:numForm w14:val="default"/>
        </w:rPr>
      </w:pPr>
      <w:r w:rsidRPr="00792B1F">
        <w:rPr>
          <w:rFonts w:eastAsia="Times New Roman" w:cs="Calibri"/>
          <w:b/>
          <w:bCs/>
          <w:sz w:val="22"/>
          <w:szCs w:val="22"/>
          <w:lang w:eastAsia="de-AT"/>
          <w14:numForm w14:val="default"/>
        </w:rPr>
        <w:t>Internationale Zusammenarbeit</w:t>
      </w:r>
      <w:r w:rsidRPr="00792B1F">
        <w:rPr>
          <w:rFonts w:eastAsia="Times New Roman" w:cs="Calibri"/>
          <w:sz w:val="22"/>
          <w:szCs w:val="22"/>
          <w:lang w:eastAsia="de-AT"/>
          <w14:numForm w14:val="default"/>
        </w:rPr>
        <w:t xml:space="preserve"> </w:t>
      </w:r>
    </w:p>
    <w:p w14:paraId="3FF6CBAA" w14:textId="77777777" w:rsidR="00792B1F" w:rsidRPr="00792B1F" w:rsidRDefault="00792B1F" w:rsidP="00792B1F">
      <w:pPr>
        <w:numPr>
          <w:ilvl w:val="0"/>
          <w:numId w:val="242"/>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Mitarbeit in nationalen und internationalen Organisationen und Fachgremien </w:t>
      </w:r>
    </w:p>
    <w:p w14:paraId="7011AA59" w14:textId="662E14C0" w:rsidR="00F02D95" w:rsidRDefault="00792B1F" w:rsidP="00F02D95">
      <w:pPr>
        <w:numPr>
          <w:ilvl w:val="0"/>
          <w:numId w:val="242"/>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Beitrag zur Harmonisierung und Weiterentwicklung der Längen- und Fotometriemessung</w:t>
      </w:r>
    </w:p>
    <w:p w14:paraId="12AEE395" w14:textId="77777777" w:rsidR="001F41FF" w:rsidRPr="001F41FF" w:rsidRDefault="001F41FF" w:rsidP="001F41FF">
      <w:pPr>
        <w:spacing w:after="0" w:line="276" w:lineRule="auto"/>
        <w:ind w:left="720"/>
        <w:rPr>
          <w:rFonts w:eastAsia="Times New Roman" w:cs="Calibri"/>
          <w:sz w:val="22"/>
          <w:szCs w:val="22"/>
          <w:lang w:eastAsia="de-AT"/>
          <w14:numForm w14:val="default"/>
        </w:rPr>
      </w:pPr>
    </w:p>
    <w:p w14:paraId="3164F90A" w14:textId="13C24A90" w:rsidR="006D7C9B" w:rsidRPr="006D7C9B" w:rsidRDefault="00F02D95" w:rsidP="006D7C9B">
      <w:pPr>
        <w:pStyle w:val="4nummeriert"/>
        <w:spacing w:line="276" w:lineRule="auto"/>
        <w:rPr>
          <w:rFonts w:eastAsia="Times New Roman" w:cs="Calibri"/>
          <w:sz w:val="22"/>
          <w:szCs w:val="22"/>
          <w:lang w:eastAsia="de-AT"/>
          <w14:numForm w14:val="default"/>
        </w:rPr>
      </w:pPr>
      <w:bookmarkStart w:id="172" w:name="_Hlk199488107"/>
      <w:r w:rsidRPr="006D7C9B">
        <w:rPr>
          <w:rFonts w:eastAsia="Times New Roman" w:cs="Calibri"/>
          <w:sz w:val="22"/>
          <w:szCs w:val="22"/>
          <w:lang w:eastAsia="de-AT"/>
          <w14:numForm w14:val="default"/>
        </w:rPr>
        <w:t>Labor Statisches Volumen (E232)</w:t>
      </w:r>
      <w:bookmarkEnd w:id="172"/>
    </w:p>
    <w:p w14:paraId="4A6709F8" w14:textId="77777777" w:rsidR="00792B1F" w:rsidRDefault="00792B1F" w:rsidP="00792B1F">
      <w:pPr>
        <w:spacing w:after="0" w:line="276" w:lineRule="auto"/>
        <w:rPr>
          <w:rFonts w:eastAsia="Times New Roman" w:cs="Calibri"/>
          <w:b/>
          <w:sz w:val="22"/>
          <w:szCs w:val="22"/>
          <w:lang w:eastAsia="de-AT"/>
          <w14:numForm w14:val="default"/>
        </w:rPr>
      </w:pPr>
      <w:bookmarkStart w:id="173" w:name="_Hlk199485945"/>
    </w:p>
    <w:p w14:paraId="6C501644" w14:textId="4E9522DB" w:rsidR="00792B1F" w:rsidRPr="00792B1F" w:rsidRDefault="00792B1F" w:rsidP="00792B1F">
      <w:pPr>
        <w:spacing w:after="0" w:line="276" w:lineRule="auto"/>
        <w:rPr>
          <w:rFonts w:eastAsia="Times New Roman" w:cs="Calibri"/>
          <w:bCs/>
          <w:sz w:val="22"/>
          <w:szCs w:val="22"/>
          <w:lang w:eastAsia="de-AT"/>
          <w14:numForm w14:val="default"/>
        </w:rPr>
      </w:pPr>
      <w:r w:rsidRPr="00792B1F">
        <w:rPr>
          <w:rFonts w:eastAsia="Times New Roman" w:cs="Calibri"/>
          <w:b/>
          <w:bCs/>
          <w:sz w:val="22"/>
          <w:szCs w:val="22"/>
          <w:lang w:eastAsia="de-AT"/>
          <w14:numForm w14:val="default"/>
        </w:rPr>
        <w:t>Darstellung und Weitergabe der Volumeneinheit</w:t>
      </w:r>
      <w:r w:rsidRPr="00792B1F">
        <w:rPr>
          <w:rFonts w:eastAsia="Times New Roman" w:cs="Calibri"/>
          <w:bCs/>
          <w:sz w:val="22"/>
          <w:szCs w:val="22"/>
          <w:lang w:eastAsia="de-AT"/>
          <w14:numForm w14:val="default"/>
        </w:rPr>
        <w:t xml:space="preserve"> </w:t>
      </w:r>
    </w:p>
    <w:p w14:paraId="577322FE"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Bestimmung von Volumina über geometrische (Länge) und gravimetrische (Masse) Verfahren </w:t>
      </w:r>
    </w:p>
    <w:p w14:paraId="77124083"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Bereitstellung und Verwendung von Volumennormalen (z. B. Eichkolben aus Glas, Metall) </w:t>
      </w:r>
    </w:p>
    <w:p w14:paraId="1241E46B"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Gravimetrische Volumenbestimmung für Nenninhalte bis 1000 l </w:t>
      </w:r>
    </w:p>
    <w:p w14:paraId="04E4960C" w14:textId="77777777" w:rsidR="00792B1F" w:rsidRPr="00792B1F" w:rsidRDefault="00792B1F" w:rsidP="00792B1F">
      <w:pPr>
        <w:spacing w:after="0" w:line="276" w:lineRule="auto"/>
        <w:rPr>
          <w:rFonts w:eastAsia="Times New Roman" w:cs="Calibri"/>
          <w:bCs/>
          <w:sz w:val="22"/>
          <w:szCs w:val="22"/>
          <w:lang w:eastAsia="de-AT"/>
          <w14:numForm w14:val="default"/>
        </w:rPr>
      </w:pPr>
      <w:r w:rsidRPr="00792B1F">
        <w:rPr>
          <w:rFonts w:eastAsia="Times New Roman" w:cs="Calibri"/>
          <w:b/>
          <w:bCs/>
          <w:sz w:val="22"/>
          <w:szCs w:val="22"/>
          <w:lang w:eastAsia="de-AT"/>
          <w14:numForm w14:val="default"/>
        </w:rPr>
        <w:t>Mess- und Kalibrierwesen</w:t>
      </w:r>
      <w:r w:rsidRPr="00792B1F">
        <w:rPr>
          <w:rFonts w:eastAsia="Times New Roman" w:cs="Calibri"/>
          <w:bCs/>
          <w:sz w:val="22"/>
          <w:szCs w:val="22"/>
          <w:lang w:eastAsia="de-AT"/>
          <w14:numForm w14:val="default"/>
        </w:rPr>
        <w:t xml:space="preserve"> </w:t>
      </w:r>
    </w:p>
    <w:p w14:paraId="505CEE2D"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Kalibrierung von Volumennormalen und Lagerbehältern </w:t>
      </w:r>
    </w:p>
    <w:p w14:paraId="182A0772"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Durchführung von Messungen für Behälter insbesondere im Bereich Mineralöl und Alkohol </w:t>
      </w:r>
    </w:p>
    <w:p w14:paraId="1F6C64C0"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Sicherstellung der Rückführbarkeit und Genauigkeit von Volumenmessungen </w:t>
      </w:r>
    </w:p>
    <w:p w14:paraId="1C61E667" w14:textId="77777777" w:rsidR="00792B1F" w:rsidRPr="00792B1F" w:rsidRDefault="00792B1F" w:rsidP="00792B1F">
      <w:pPr>
        <w:spacing w:after="0" w:line="276" w:lineRule="auto"/>
        <w:rPr>
          <w:rFonts w:eastAsia="Times New Roman" w:cs="Calibri"/>
          <w:bCs/>
          <w:sz w:val="22"/>
          <w:szCs w:val="22"/>
          <w:lang w:eastAsia="de-AT"/>
          <w14:numForm w14:val="default"/>
        </w:rPr>
      </w:pPr>
      <w:r w:rsidRPr="00792B1F">
        <w:rPr>
          <w:rFonts w:eastAsia="Times New Roman" w:cs="Calibri"/>
          <w:b/>
          <w:bCs/>
          <w:sz w:val="22"/>
          <w:szCs w:val="22"/>
          <w:lang w:eastAsia="de-AT"/>
          <w14:numForm w14:val="default"/>
        </w:rPr>
        <w:lastRenderedPageBreak/>
        <w:t>Gesetzliches Messwesen und regulatorische Anforderungen</w:t>
      </w:r>
      <w:r w:rsidRPr="00792B1F">
        <w:rPr>
          <w:rFonts w:eastAsia="Times New Roman" w:cs="Calibri"/>
          <w:bCs/>
          <w:sz w:val="22"/>
          <w:szCs w:val="22"/>
          <w:lang w:eastAsia="de-AT"/>
          <w14:numForm w14:val="default"/>
        </w:rPr>
        <w:t xml:space="preserve"> </w:t>
      </w:r>
    </w:p>
    <w:p w14:paraId="72D0D049"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Durchführung von Eichungen von Volumennormalen und Lagerbehältern </w:t>
      </w:r>
    </w:p>
    <w:p w14:paraId="4FD37CAD" w14:textId="77777777" w:rsidR="00792B1F" w:rsidRPr="00792B1F" w:rsidRDefault="00792B1F" w:rsidP="00792B1F">
      <w:pPr>
        <w:numPr>
          <w:ilvl w:val="0"/>
          <w:numId w:val="243"/>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Berücksichtigung rechtlicher Vorgaben, insbesondere im Bereich der Zollbestimmungen </w:t>
      </w:r>
    </w:p>
    <w:p w14:paraId="3D5664FD" w14:textId="77777777" w:rsidR="00792B1F" w:rsidRDefault="00792B1F" w:rsidP="00792B1F">
      <w:pPr>
        <w:spacing w:after="0" w:line="276" w:lineRule="auto"/>
        <w:rPr>
          <w:rFonts w:eastAsia="Times New Roman" w:cs="Calibri"/>
          <w:b/>
          <w:bCs/>
          <w:sz w:val="22"/>
          <w:szCs w:val="22"/>
          <w:lang w:eastAsia="de-AT"/>
          <w14:numForm w14:val="default"/>
        </w:rPr>
      </w:pPr>
      <w:r w:rsidRPr="00792B1F">
        <w:rPr>
          <w:rFonts w:eastAsia="Times New Roman" w:cs="Calibri"/>
          <w:b/>
          <w:bCs/>
          <w:sz w:val="22"/>
          <w:szCs w:val="22"/>
          <w:lang w:eastAsia="de-AT"/>
          <w14:numForm w14:val="default"/>
        </w:rPr>
        <w:t>Tätigkeit im Rahmen des physikalisch-technischer Prüfdienst</w:t>
      </w:r>
    </w:p>
    <w:p w14:paraId="5F8353A4" w14:textId="77777777" w:rsidR="00792B1F" w:rsidRDefault="00792B1F" w:rsidP="00792B1F">
      <w:pPr>
        <w:pStyle w:val="Listenabsatz"/>
        <w:numPr>
          <w:ilvl w:val="0"/>
          <w:numId w:val="202"/>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Durchführung von Prüfungen und Kalibrierungen </w:t>
      </w:r>
    </w:p>
    <w:p w14:paraId="4E4919E3" w14:textId="264FD3F6" w:rsidR="00792B1F" w:rsidRPr="00792B1F" w:rsidRDefault="00792B1F" w:rsidP="00792B1F">
      <w:pPr>
        <w:pStyle w:val="Listenabsatz"/>
        <w:numPr>
          <w:ilvl w:val="0"/>
          <w:numId w:val="202"/>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Erstellung von Gutachten (Sachverständigentätigkeit) </w:t>
      </w:r>
    </w:p>
    <w:p w14:paraId="657304AF" w14:textId="77777777" w:rsidR="00792B1F" w:rsidRPr="00792B1F" w:rsidRDefault="00792B1F" w:rsidP="00792B1F">
      <w:pPr>
        <w:spacing w:after="0" w:line="276" w:lineRule="auto"/>
        <w:rPr>
          <w:rFonts w:eastAsia="Times New Roman" w:cs="Calibri"/>
          <w:bCs/>
          <w:sz w:val="22"/>
          <w:szCs w:val="22"/>
          <w:lang w:eastAsia="de-AT"/>
          <w14:numForm w14:val="default"/>
        </w:rPr>
      </w:pPr>
      <w:r w:rsidRPr="00792B1F">
        <w:rPr>
          <w:rFonts w:eastAsia="Times New Roman" w:cs="Calibri"/>
          <w:b/>
          <w:bCs/>
          <w:sz w:val="22"/>
          <w:szCs w:val="22"/>
          <w:lang w:eastAsia="de-AT"/>
          <w14:numForm w14:val="default"/>
        </w:rPr>
        <w:t>Qualitätssicherung und Vergleichbarkeit</w:t>
      </w:r>
      <w:r w:rsidRPr="00792B1F">
        <w:rPr>
          <w:rFonts w:eastAsia="Times New Roman" w:cs="Calibri"/>
          <w:bCs/>
          <w:sz w:val="22"/>
          <w:szCs w:val="22"/>
          <w:lang w:eastAsia="de-AT"/>
          <w14:numForm w14:val="default"/>
        </w:rPr>
        <w:t xml:space="preserve"> </w:t>
      </w:r>
    </w:p>
    <w:p w14:paraId="0887AB02" w14:textId="77777777" w:rsidR="00792B1F" w:rsidRPr="00792B1F" w:rsidRDefault="00792B1F" w:rsidP="00792B1F">
      <w:pPr>
        <w:pStyle w:val="Listenabsatz"/>
        <w:numPr>
          <w:ilvl w:val="0"/>
          <w:numId w:val="202"/>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Gewährleistung der Messgenauigkeit durch standardisierte Verfahren </w:t>
      </w:r>
    </w:p>
    <w:p w14:paraId="57B821C0" w14:textId="77777777" w:rsidR="00792B1F" w:rsidRPr="00792B1F" w:rsidRDefault="00792B1F" w:rsidP="00792B1F">
      <w:pPr>
        <w:pStyle w:val="Listenabsatz"/>
        <w:numPr>
          <w:ilvl w:val="0"/>
          <w:numId w:val="202"/>
        </w:numPr>
        <w:spacing w:after="0" w:line="276" w:lineRule="auto"/>
        <w:rPr>
          <w:rFonts w:eastAsia="Times New Roman" w:cs="Calibri"/>
          <w:bCs/>
          <w:sz w:val="22"/>
          <w:szCs w:val="22"/>
          <w:lang w:eastAsia="de-AT"/>
          <w14:numForm w14:val="default"/>
        </w:rPr>
      </w:pPr>
      <w:r w:rsidRPr="00792B1F">
        <w:rPr>
          <w:rFonts w:eastAsia="Times New Roman" w:cs="Calibri"/>
          <w:bCs/>
          <w:sz w:val="22"/>
          <w:szCs w:val="22"/>
          <w:lang w:eastAsia="de-AT"/>
          <w14:numForm w14:val="default"/>
        </w:rPr>
        <w:t xml:space="preserve">Beitrag zur Qualitätssicherung im Bereich der Volumenmessung </w:t>
      </w:r>
    </w:p>
    <w:bookmarkEnd w:id="173"/>
    <w:p w14:paraId="1F596502" w14:textId="58F807A3" w:rsidR="00F02D95" w:rsidRPr="00F02D95" w:rsidRDefault="00F02D95" w:rsidP="00F02D95">
      <w:pPr>
        <w:spacing w:after="0" w:line="276" w:lineRule="auto"/>
        <w:rPr>
          <w:rFonts w:eastAsia="Times New Roman" w:cs="Calibri"/>
          <w:bCs/>
          <w:sz w:val="22"/>
          <w:szCs w:val="22"/>
          <w:lang w:eastAsia="de-AT"/>
          <w14:numForm w14:val="default"/>
        </w:rPr>
      </w:pPr>
    </w:p>
    <w:p w14:paraId="495A13EA" w14:textId="6DE0D1E7" w:rsidR="006D7C9B" w:rsidRPr="006D7C9B" w:rsidRDefault="00F02D95" w:rsidP="006D7C9B">
      <w:pPr>
        <w:pStyle w:val="4nummeriert"/>
        <w:spacing w:line="276" w:lineRule="auto"/>
        <w:rPr>
          <w:rFonts w:eastAsia="Times New Roman" w:cs="Calibri"/>
          <w:sz w:val="22"/>
          <w:szCs w:val="22"/>
          <w:lang w:eastAsia="de-AT"/>
          <w14:numForm w14:val="default"/>
        </w:rPr>
      </w:pPr>
      <w:r w:rsidRPr="006D7C9B">
        <w:rPr>
          <w:rFonts w:eastAsia="Times New Roman" w:cs="Calibri"/>
          <w:sz w:val="22"/>
          <w:szCs w:val="22"/>
          <w:lang w:eastAsia="de-AT"/>
          <w14:numForm w14:val="default"/>
        </w:rPr>
        <w:t>Labor Zeit und Frequenz (E233)</w:t>
      </w:r>
    </w:p>
    <w:p w14:paraId="22E8DF1B" w14:textId="1A6CCC50" w:rsidR="00792B1F" w:rsidRPr="00792B1F" w:rsidRDefault="00F02D95" w:rsidP="00792B1F">
      <w:pPr>
        <w:spacing w:after="0" w:line="276" w:lineRule="auto"/>
        <w:rPr>
          <w:rFonts w:eastAsia="Times New Roman" w:cs="Calibri"/>
          <w:sz w:val="22"/>
          <w:szCs w:val="22"/>
          <w:lang w:eastAsia="de-AT"/>
          <w14:numForm w14:val="default"/>
        </w:rPr>
      </w:pPr>
      <w:r w:rsidRPr="00F02D95">
        <w:rPr>
          <w:rFonts w:eastAsia="Times New Roman" w:cs="Calibri"/>
          <w:b/>
          <w:sz w:val="22"/>
          <w:szCs w:val="22"/>
          <w:lang w:eastAsia="de-AT"/>
          <w14:numForm w14:val="default"/>
        </w:rPr>
        <w:br/>
      </w:r>
      <w:r w:rsidR="00792B1F" w:rsidRPr="00792B1F">
        <w:rPr>
          <w:rFonts w:eastAsia="Times New Roman" w:cs="Calibri"/>
          <w:b/>
          <w:bCs/>
          <w:sz w:val="22"/>
          <w:szCs w:val="22"/>
          <w:lang w:eastAsia="de-AT"/>
          <w14:numForm w14:val="default"/>
        </w:rPr>
        <w:t>Darstellung und Weitergabe der Zeiteinheit</w:t>
      </w:r>
      <w:r w:rsidR="00792B1F" w:rsidRPr="00792B1F">
        <w:rPr>
          <w:rFonts w:eastAsia="Times New Roman" w:cs="Calibri"/>
          <w:sz w:val="22"/>
          <w:szCs w:val="22"/>
          <w:lang w:eastAsia="de-AT"/>
          <w14:numForm w14:val="default"/>
        </w:rPr>
        <w:t xml:space="preserve"> </w:t>
      </w:r>
    </w:p>
    <w:p w14:paraId="5AC3C5BB" w14:textId="77777777" w:rsidR="00792B1F" w:rsidRPr="00792B1F" w:rsidRDefault="00792B1F" w:rsidP="00792B1F">
      <w:pPr>
        <w:numPr>
          <w:ilvl w:val="0"/>
          <w:numId w:val="244"/>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Betrieb des nationalen Zeit- und Frequenznormals (Cäsium-Atomuhr) </w:t>
      </w:r>
    </w:p>
    <w:p w14:paraId="2385763F" w14:textId="77777777" w:rsidR="00792B1F" w:rsidRPr="00792B1F" w:rsidRDefault="00792B1F" w:rsidP="00792B1F">
      <w:pPr>
        <w:numPr>
          <w:ilvl w:val="0"/>
          <w:numId w:val="244"/>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Bereitstellung eines hochgenauen Zeit- und Frequenzstandards für technische Anwendungen </w:t>
      </w:r>
    </w:p>
    <w:p w14:paraId="52160429" w14:textId="77777777" w:rsidR="00792B1F" w:rsidRPr="00792B1F" w:rsidRDefault="00792B1F" w:rsidP="00792B1F">
      <w:pPr>
        <w:numPr>
          <w:ilvl w:val="0"/>
          <w:numId w:val="244"/>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Sicherstellung der Rückführung auf internationale Referenzen </w:t>
      </w:r>
    </w:p>
    <w:p w14:paraId="31AA785B" w14:textId="4A273A99" w:rsidR="00792B1F" w:rsidRPr="00792B1F" w:rsidRDefault="00792B1F" w:rsidP="00792B1F">
      <w:pPr>
        <w:spacing w:after="0" w:line="276" w:lineRule="auto"/>
        <w:rPr>
          <w:rFonts w:eastAsia="Times New Roman" w:cs="Calibri"/>
          <w:sz w:val="22"/>
          <w:szCs w:val="22"/>
          <w:lang w:eastAsia="de-AT"/>
          <w14:numForm w14:val="default"/>
        </w:rPr>
      </w:pPr>
      <w:r w:rsidRPr="00792B1F">
        <w:rPr>
          <w:rFonts w:eastAsia="Times New Roman" w:cs="Calibri"/>
          <w:b/>
          <w:bCs/>
          <w:sz w:val="22"/>
          <w:szCs w:val="22"/>
          <w:lang w:eastAsia="de-AT"/>
          <w14:numForm w14:val="default"/>
        </w:rPr>
        <w:t>Zeitdienst und Infrastruktur</w:t>
      </w:r>
      <w:r w:rsidRPr="00792B1F">
        <w:rPr>
          <w:rFonts w:eastAsia="Times New Roman" w:cs="Calibri"/>
          <w:sz w:val="22"/>
          <w:szCs w:val="22"/>
          <w:lang w:eastAsia="de-AT"/>
          <w14:numForm w14:val="default"/>
        </w:rPr>
        <w:t xml:space="preserve"> </w:t>
      </w:r>
    </w:p>
    <w:p w14:paraId="73D7FE44" w14:textId="77777777" w:rsidR="00792B1F" w:rsidRPr="00792B1F" w:rsidRDefault="00792B1F" w:rsidP="00792B1F">
      <w:pPr>
        <w:numPr>
          <w:ilvl w:val="0"/>
          <w:numId w:val="245"/>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Bildung der gesetzlich verbindlichen österreichischen Normalzeit </w:t>
      </w:r>
    </w:p>
    <w:p w14:paraId="40427449" w14:textId="77777777" w:rsidR="00792B1F" w:rsidRPr="00792B1F" w:rsidRDefault="00792B1F" w:rsidP="00792B1F">
      <w:pPr>
        <w:numPr>
          <w:ilvl w:val="0"/>
          <w:numId w:val="245"/>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Beitrag zur internationalen Weltzeitskala (UTC) </w:t>
      </w:r>
    </w:p>
    <w:p w14:paraId="5073D87B" w14:textId="77777777" w:rsidR="00792B1F" w:rsidRPr="00792B1F" w:rsidRDefault="00792B1F" w:rsidP="00792B1F">
      <w:pPr>
        <w:numPr>
          <w:ilvl w:val="0"/>
          <w:numId w:val="245"/>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Bereitstellung von Zeitservices (z. B. NTP/NTS, Telefon, Modem) zur Synchronisation von Systemen </w:t>
      </w:r>
    </w:p>
    <w:p w14:paraId="0744B6DC" w14:textId="6E143923" w:rsidR="00792B1F" w:rsidRPr="00792B1F" w:rsidRDefault="00792B1F" w:rsidP="00792B1F">
      <w:pPr>
        <w:spacing w:after="0" w:line="276" w:lineRule="auto"/>
        <w:rPr>
          <w:rFonts w:eastAsia="Times New Roman" w:cs="Calibri"/>
          <w:sz w:val="22"/>
          <w:szCs w:val="22"/>
          <w:lang w:eastAsia="de-AT"/>
          <w14:numForm w14:val="default"/>
        </w:rPr>
      </w:pPr>
      <w:r w:rsidRPr="00792B1F">
        <w:rPr>
          <w:rFonts w:eastAsia="Times New Roman" w:cs="Calibri"/>
          <w:b/>
          <w:bCs/>
          <w:sz w:val="22"/>
          <w:szCs w:val="22"/>
          <w:lang w:eastAsia="de-AT"/>
          <w14:numForm w14:val="default"/>
        </w:rPr>
        <w:t>Mess- und Kalibrierwesen</w:t>
      </w:r>
      <w:r w:rsidRPr="00792B1F">
        <w:rPr>
          <w:rFonts w:eastAsia="Times New Roman" w:cs="Calibri"/>
          <w:sz w:val="22"/>
          <w:szCs w:val="22"/>
          <w:lang w:eastAsia="de-AT"/>
          <w14:numForm w14:val="default"/>
        </w:rPr>
        <w:t xml:space="preserve"> </w:t>
      </w:r>
    </w:p>
    <w:p w14:paraId="7227D708" w14:textId="77777777" w:rsidR="00792B1F" w:rsidRPr="00792B1F" w:rsidRDefault="00792B1F" w:rsidP="00792B1F">
      <w:pPr>
        <w:numPr>
          <w:ilvl w:val="0"/>
          <w:numId w:val="246"/>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Kalibrierung von Zeit- und Frequenznormalen </w:t>
      </w:r>
    </w:p>
    <w:p w14:paraId="7D714830" w14:textId="77777777" w:rsidR="00792B1F" w:rsidRDefault="00792B1F" w:rsidP="00792B1F">
      <w:pPr>
        <w:numPr>
          <w:ilvl w:val="0"/>
          <w:numId w:val="246"/>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Unterstützung interner Fachbereiche (z. B. Länge, Elektrizität) durch präzise Frequenzstandards </w:t>
      </w:r>
    </w:p>
    <w:p w14:paraId="03FB5332" w14:textId="007DEBF4" w:rsidR="00792B1F" w:rsidRPr="00792B1F" w:rsidRDefault="00792B1F" w:rsidP="00792B1F">
      <w:pPr>
        <w:spacing w:after="0" w:line="276" w:lineRule="auto"/>
        <w:rPr>
          <w:rFonts w:eastAsia="Times New Roman" w:cs="Calibri"/>
          <w:b/>
          <w:bCs/>
          <w:sz w:val="22"/>
          <w:szCs w:val="22"/>
          <w:lang w:eastAsia="de-AT"/>
          <w14:numForm w14:val="default"/>
        </w:rPr>
      </w:pPr>
      <w:r w:rsidRPr="00792B1F">
        <w:rPr>
          <w:rFonts w:eastAsia="Times New Roman" w:cs="Calibri"/>
          <w:b/>
          <w:bCs/>
          <w:sz w:val="22"/>
          <w:szCs w:val="22"/>
          <w:lang w:eastAsia="de-AT"/>
          <w14:numForm w14:val="default"/>
        </w:rPr>
        <w:t>Tätigkeit im Rahmen des physikalisch-technischer Prüfdienst</w:t>
      </w:r>
    </w:p>
    <w:p w14:paraId="6E72042A" w14:textId="77777777" w:rsidR="00792B1F" w:rsidRPr="00792B1F" w:rsidRDefault="00792B1F" w:rsidP="00792B1F">
      <w:pPr>
        <w:numPr>
          <w:ilvl w:val="0"/>
          <w:numId w:val="248"/>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Durchführung von Kalibrierungen und messtechnischen Dienstleistungen </w:t>
      </w:r>
    </w:p>
    <w:p w14:paraId="2716AAB5" w14:textId="77777777" w:rsidR="00792B1F" w:rsidRPr="00792B1F" w:rsidRDefault="00792B1F" w:rsidP="00792B1F">
      <w:pPr>
        <w:numPr>
          <w:ilvl w:val="0"/>
          <w:numId w:val="248"/>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Erstellung von Gutachten (Sachverständigentätigkeit) </w:t>
      </w:r>
    </w:p>
    <w:p w14:paraId="2B9FB2E7" w14:textId="04A343D4" w:rsidR="00792B1F" w:rsidRPr="00792B1F" w:rsidRDefault="00792B1F" w:rsidP="00792B1F">
      <w:pPr>
        <w:spacing w:after="0" w:line="276" w:lineRule="auto"/>
        <w:rPr>
          <w:rFonts w:eastAsia="Times New Roman" w:cs="Calibri"/>
          <w:sz w:val="22"/>
          <w:szCs w:val="22"/>
          <w:lang w:eastAsia="de-AT"/>
          <w14:numForm w14:val="default"/>
        </w:rPr>
      </w:pPr>
      <w:r w:rsidRPr="00792B1F">
        <w:rPr>
          <w:rFonts w:eastAsia="Times New Roman" w:cs="Calibri"/>
          <w:b/>
          <w:bCs/>
          <w:sz w:val="22"/>
          <w:szCs w:val="22"/>
          <w:lang w:eastAsia="de-AT"/>
          <w14:numForm w14:val="default"/>
        </w:rPr>
        <w:t>Internationale Zusammenarbeit</w:t>
      </w:r>
      <w:r w:rsidRPr="00792B1F">
        <w:rPr>
          <w:rFonts w:eastAsia="Times New Roman" w:cs="Calibri"/>
          <w:sz w:val="22"/>
          <w:szCs w:val="22"/>
          <w:lang w:eastAsia="de-AT"/>
          <w14:numForm w14:val="default"/>
        </w:rPr>
        <w:t xml:space="preserve"> </w:t>
      </w:r>
    </w:p>
    <w:p w14:paraId="289F16E5" w14:textId="77777777" w:rsidR="00792B1F" w:rsidRPr="00792B1F" w:rsidRDefault="00792B1F" w:rsidP="00792B1F">
      <w:pPr>
        <w:numPr>
          <w:ilvl w:val="0"/>
          <w:numId w:val="249"/>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 xml:space="preserve">Beitrag zur internationalen Zeitkoordination und Vergleichbarkeit </w:t>
      </w:r>
    </w:p>
    <w:p w14:paraId="0922488A" w14:textId="49CF4C01" w:rsidR="00F02D95" w:rsidRPr="001F41FF" w:rsidRDefault="00792B1F" w:rsidP="00F02D95">
      <w:pPr>
        <w:numPr>
          <w:ilvl w:val="0"/>
          <w:numId w:val="249"/>
        </w:numPr>
        <w:spacing w:after="0" w:line="276" w:lineRule="auto"/>
        <w:rPr>
          <w:rFonts w:eastAsia="Times New Roman" w:cs="Calibri"/>
          <w:sz w:val="22"/>
          <w:szCs w:val="22"/>
          <w:lang w:eastAsia="de-AT"/>
          <w14:numForm w14:val="default"/>
        </w:rPr>
      </w:pPr>
      <w:r w:rsidRPr="00792B1F">
        <w:rPr>
          <w:rFonts w:eastAsia="Times New Roman" w:cs="Calibri"/>
          <w:sz w:val="22"/>
          <w:szCs w:val="22"/>
          <w:lang w:eastAsia="de-AT"/>
          <w14:numForm w14:val="default"/>
        </w:rPr>
        <w:t>Mitarbeit in nationalen und internationalen Organisationen und Fachgremien</w:t>
      </w:r>
    </w:p>
    <w:p w14:paraId="03458E68" w14:textId="0E20C680" w:rsidR="00F02D95" w:rsidRPr="00BC65E5" w:rsidRDefault="00F02D95" w:rsidP="00DE619E">
      <w:pPr>
        <w:pStyle w:val="2nummeriert"/>
        <w:rPr>
          <w:rFonts w:eastAsia="Times New Roman"/>
          <w:lang w:val="de-DE" w:eastAsia="de-DE"/>
        </w:rPr>
      </w:pPr>
      <w:bookmarkStart w:id="174" w:name="_Toc202280068"/>
      <w:bookmarkStart w:id="175" w:name="_Toc226466614"/>
      <w:r w:rsidRPr="00BC65E5">
        <w:rPr>
          <w:rFonts w:eastAsia="Times New Roman"/>
          <w:lang w:val="de-DE" w:eastAsia="de-DE"/>
        </w:rPr>
        <w:t>Abteilung Technischer Dienst</w:t>
      </w:r>
      <w:bookmarkEnd w:id="174"/>
      <w:r w:rsidR="001F41FF" w:rsidRPr="00BC65E5">
        <w:rPr>
          <w:rFonts w:eastAsia="Times New Roman"/>
          <w:lang w:val="de-DE" w:eastAsia="de-DE"/>
        </w:rPr>
        <w:t xml:space="preserve"> (E3)</w:t>
      </w:r>
      <w:bookmarkEnd w:id="175"/>
    </w:p>
    <w:p w14:paraId="700C87EB" w14:textId="269200CE" w:rsidR="001F41FF" w:rsidRPr="001F41FF" w:rsidRDefault="001F41FF" w:rsidP="001F41FF">
      <w:pPr>
        <w:spacing w:after="0" w:line="240" w:lineRule="auto"/>
        <w:rPr>
          <w:rFonts w:eastAsia="Calibri" w:cs="Calibri"/>
          <w:sz w:val="22"/>
          <w:szCs w:val="22"/>
          <w14:numForm w14:val="default"/>
        </w:rPr>
      </w:pPr>
      <w:r w:rsidRPr="001F41FF">
        <w:rPr>
          <w:rFonts w:eastAsia="Calibri" w:cs="Calibri"/>
          <w:sz w:val="22"/>
          <w:szCs w:val="22"/>
          <w14:numForm w14:val="default"/>
        </w:rPr>
        <w:t>Die Abteilung</w:t>
      </w:r>
      <w:r>
        <w:rPr>
          <w:rFonts w:eastAsia="Calibri" w:cs="Calibri"/>
          <w:sz w:val="22"/>
          <w:szCs w:val="22"/>
          <w14:numForm w14:val="default"/>
        </w:rPr>
        <w:t xml:space="preserve"> </w:t>
      </w:r>
      <w:r w:rsidRPr="001F41FF">
        <w:rPr>
          <w:rFonts w:eastAsia="Calibri" w:cs="Calibri"/>
          <w:sz w:val="22"/>
          <w:szCs w:val="22"/>
          <w14:numForm w14:val="default"/>
        </w:rPr>
        <w:t>stellt den technischen Support für das Eichwesen sowie für Messmittel der Eich- und Vermessungsämter sicher und gewährleistet die korrekte Weitergabe der Maßeinheiten durch präzise Eichungen, Kalibrierungen und Prüfungen.</w:t>
      </w:r>
    </w:p>
    <w:p w14:paraId="2BC72D85" w14:textId="77777777" w:rsidR="001F41FF" w:rsidRPr="001F41FF" w:rsidRDefault="001F41FF" w:rsidP="001F41FF">
      <w:pPr>
        <w:spacing w:after="0" w:line="240" w:lineRule="auto"/>
        <w:rPr>
          <w:rFonts w:eastAsia="Calibri" w:cs="Calibri"/>
          <w:sz w:val="22"/>
          <w:szCs w:val="22"/>
          <w14:numForm w14:val="default"/>
        </w:rPr>
      </w:pPr>
    </w:p>
    <w:p w14:paraId="3F0A6F9B" w14:textId="1191454D" w:rsidR="00F02D95" w:rsidRDefault="001F41FF" w:rsidP="00F02D95">
      <w:pPr>
        <w:spacing w:after="0" w:line="240" w:lineRule="auto"/>
        <w:rPr>
          <w:rFonts w:eastAsia="Calibri" w:cs="Calibri"/>
          <w:sz w:val="22"/>
          <w:szCs w:val="22"/>
          <w14:numForm w14:val="default"/>
        </w:rPr>
      </w:pPr>
      <w:r w:rsidRPr="001F41FF">
        <w:rPr>
          <w:rFonts w:eastAsia="Calibri" w:cs="Calibri"/>
          <w:sz w:val="22"/>
          <w:szCs w:val="22"/>
          <w14:numForm w14:val="default"/>
        </w:rPr>
        <w:t>Durch hochwertige Hardware- und Softwareentwicklung, Validierung eichtechnisch relevanter Systeme sowie kontinuierliche Weiterentwicklung ihrer Leistungen unterstützt sie interne und externe Kundinnen und Kunden und sichert die Einhaltung gesetzlicher Anforderungen sowie internationaler Standards</w:t>
      </w:r>
      <w:r>
        <w:rPr>
          <w:rFonts w:eastAsia="Calibri" w:cs="Calibri"/>
          <w:sz w:val="22"/>
          <w:szCs w:val="22"/>
          <w14:numForm w14:val="default"/>
        </w:rPr>
        <w:t xml:space="preserve">. </w:t>
      </w:r>
    </w:p>
    <w:p w14:paraId="7ECCFCBB" w14:textId="77777777" w:rsidR="00BC65E5" w:rsidRDefault="00BC65E5" w:rsidP="00F02D95">
      <w:pPr>
        <w:spacing w:after="0" w:line="240" w:lineRule="auto"/>
        <w:rPr>
          <w:rFonts w:eastAsia="Calibri" w:cs="Calibri"/>
          <w:sz w:val="22"/>
          <w:szCs w:val="22"/>
          <w14:numForm w14:val="default"/>
        </w:rPr>
      </w:pPr>
    </w:p>
    <w:p w14:paraId="31A08489" w14:textId="77777777" w:rsidR="00BC65E5" w:rsidRPr="00BC65E5" w:rsidRDefault="00BC65E5" w:rsidP="00F02D95">
      <w:pPr>
        <w:spacing w:after="0" w:line="240" w:lineRule="auto"/>
        <w:rPr>
          <w:rFonts w:eastAsia="Calibri" w:cs="Calibri"/>
          <w:sz w:val="22"/>
          <w:szCs w:val="22"/>
          <w14:numForm w14:val="default"/>
        </w:rPr>
      </w:pPr>
    </w:p>
    <w:p w14:paraId="0E687324" w14:textId="7CEA3344" w:rsidR="00F02D95" w:rsidRPr="001F41FF" w:rsidRDefault="00F02D95" w:rsidP="00BC65E5">
      <w:pPr>
        <w:pStyle w:val="3nummeriert"/>
        <w:spacing w:before="0"/>
        <w:rPr>
          <w:rFonts w:eastAsia="Times New Roman"/>
          <w:lang w:eastAsia="de-AT"/>
        </w:rPr>
      </w:pPr>
      <w:bookmarkStart w:id="176" w:name="_Toc226466615"/>
      <w:r w:rsidRPr="001F41FF">
        <w:rPr>
          <w:rFonts w:eastAsia="Times New Roman"/>
          <w:lang w:eastAsia="de-AT"/>
        </w:rPr>
        <w:lastRenderedPageBreak/>
        <w:t>Referat Angewandte Elektronik (E31)</w:t>
      </w:r>
      <w:bookmarkEnd w:id="176"/>
    </w:p>
    <w:p w14:paraId="1C4FDDEF" w14:textId="77777777" w:rsidR="001F41FF" w:rsidRPr="00F02D95" w:rsidRDefault="001F41FF" w:rsidP="00F02D95">
      <w:pPr>
        <w:spacing w:after="0" w:line="240" w:lineRule="auto"/>
        <w:rPr>
          <w:rFonts w:eastAsia="Times New Roman" w:cs="Calibri"/>
          <w:b/>
          <w:sz w:val="22"/>
          <w:szCs w:val="22"/>
          <w:lang w:eastAsia="de-AT"/>
          <w14:numForm w14:val="default"/>
        </w:rPr>
      </w:pPr>
    </w:p>
    <w:p w14:paraId="259F265D" w14:textId="50D17F15" w:rsidR="001F41FF" w:rsidRPr="001F41FF" w:rsidRDefault="00F02D95" w:rsidP="001F41FF">
      <w:pPr>
        <w:spacing w:after="0" w:line="240" w:lineRule="auto"/>
        <w:rPr>
          <w:rFonts w:eastAsia="Times New Roman" w:cs="Calibri"/>
          <w:sz w:val="22"/>
          <w:szCs w:val="22"/>
          <w:lang w:eastAsia="de-AT"/>
          <w14:numForm w14:val="default"/>
        </w:rPr>
      </w:pPr>
      <w:r w:rsidRPr="00F02D95">
        <w:rPr>
          <w:rFonts w:eastAsia="Times New Roman" w:cs="Calibri"/>
          <w:sz w:val="22"/>
          <w:szCs w:val="22"/>
          <w:lang w:eastAsia="de-AT"/>
          <w14:numForm w14:val="default"/>
        </w:rPr>
        <w:t xml:space="preserve"> </w:t>
      </w:r>
      <w:r w:rsidR="001F41FF" w:rsidRPr="001F41FF">
        <w:rPr>
          <w:rFonts w:eastAsia="Times New Roman" w:cs="Calibri"/>
          <w:b/>
          <w:bCs/>
          <w:sz w:val="22"/>
          <w:szCs w:val="22"/>
          <w:lang w:eastAsia="de-AT"/>
          <w14:numForm w14:val="default"/>
        </w:rPr>
        <w:t>Hardware- und Elektronikentwicklung</w:t>
      </w:r>
      <w:r w:rsidR="001F41FF" w:rsidRPr="001F41FF">
        <w:rPr>
          <w:rFonts w:eastAsia="Times New Roman" w:cs="Calibri"/>
          <w:sz w:val="22"/>
          <w:szCs w:val="22"/>
          <w:lang w:eastAsia="de-AT"/>
          <w14:numForm w14:val="default"/>
        </w:rPr>
        <w:t xml:space="preserve"> </w:t>
      </w:r>
    </w:p>
    <w:p w14:paraId="658F95AD" w14:textId="77777777" w:rsidR="001F41FF" w:rsidRPr="001F41FF" w:rsidRDefault="001F41FF" w:rsidP="001F41FF">
      <w:pPr>
        <w:numPr>
          <w:ilvl w:val="0"/>
          <w:numId w:val="250"/>
        </w:numPr>
        <w:spacing w:after="0" w:line="240"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 xml:space="preserve">Entwicklung funktionaler und spezifischer Hardware- und Elektroniklösungen im Rahmen von Projekten </w:t>
      </w:r>
    </w:p>
    <w:p w14:paraId="506DEA29" w14:textId="77777777" w:rsidR="001F41FF" w:rsidRDefault="001F41FF" w:rsidP="001F41FF">
      <w:pPr>
        <w:numPr>
          <w:ilvl w:val="0"/>
          <w:numId w:val="250"/>
        </w:numPr>
        <w:spacing w:after="0" w:line="240"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 xml:space="preserve">Anfertigung, Anpassung und Reparatur von Messelektronik entsprechend den jeweiligen Anforderungen </w:t>
      </w:r>
    </w:p>
    <w:p w14:paraId="0FBB8841" w14:textId="77777777" w:rsidR="00247581" w:rsidRPr="001F41FF" w:rsidRDefault="00247581" w:rsidP="00247581">
      <w:pPr>
        <w:spacing w:after="0" w:line="240" w:lineRule="auto"/>
        <w:ind w:left="720"/>
        <w:rPr>
          <w:rFonts w:eastAsia="Times New Roman" w:cs="Calibri"/>
          <w:sz w:val="22"/>
          <w:szCs w:val="22"/>
          <w:lang w:eastAsia="de-AT"/>
          <w14:numForm w14:val="default"/>
        </w:rPr>
      </w:pPr>
    </w:p>
    <w:p w14:paraId="23BCF858" w14:textId="083FB0AC" w:rsidR="001F41FF" w:rsidRPr="001F41FF" w:rsidRDefault="001F41FF" w:rsidP="001F41FF">
      <w:pPr>
        <w:spacing w:after="0" w:line="240" w:lineRule="auto"/>
        <w:rPr>
          <w:rFonts w:eastAsia="Times New Roman" w:cs="Calibri"/>
          <w:sz w:val="22"/>
          <w:szCs w:val="22"/>
          <w:lang w:eastAsia="de-AT"/>
          <w14:numForm w14:val="default"/>
        </w:rPr>
      </w:pPr>
      <w:r w:rsidRPr="001F41FF">
        <w:rPr>
          <w:rFonts w:eastAsia="Times New Roman" w:cs="Calibri"/>
          <w:b/>
          <w:bCs/>
          <w:sz w:val="22"/>
          <w:szCs w:val="22"/>
          <w:lang w:eastAsia="de-AT"/>
          <w14:numForm w14:val="default"/>
        </w:rPr>
        <w:t>Softwareprüfung und -zulassung</w:t>
      </w:r>
      <w:r w:rsidRPr="001F41FF">
        <w:rPr>
          <w:rFonts w:eastAsia="Times New Roman" w:cs="Calibri"/>
          <w:sz w:val="22"/>
          <w:szCs w:val="22"/>
          <w:lang w:eastAsia="de-AT"/>
          <w14:numForm w14:val="default"/>
        </w:rPr>
        <w:t xml:space="preserve"> </w:t>
      </w:r>
    </w:p>
    <w:p w14:paraId="23900C75" w14:textId="77777777" w:rsidR="001F41FF" w:rsidRPr="001F41FF" w:rsidRDefault="001F41FF" w:rsidP="001F41FF">
      <w:pPr>
        <w:numPr>
          <w:ilvl w:val="0"/>
          <w:numId w:val="251"/>
        </w:numPr>
        <w:spacing w:after="0" w:line="240"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 xml:space="preserve">Evaluierung, Validierung und Prüfung eichtechnisch relevanter Software in Messgeräten </w:t>
      </w:r>
    </w:p>
    <w:p w14:paraId="683A98BA" w14:textId="77777777" w:rsidR="001F41FF" w:rsidRPr="001F41FF" w:rsidRDefault="001F41FF" w:rsidP="001F41FF">
      <w:pPr>
        <w:numPr>
          <w:ilvl w:val="0"/>
          <w:numId w:val="251"/>
        </w:numPr>
        <w:spacing w:after="0" w:line="240"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 xml:space="preserve">Durchführung von (Neu-)Zulassungen gemäß gesetzlichen Vorgaben (insbesondere MEG § 45) </w:t>
      </w:r>
    </w:p>
    <w:p w14:paraId="2B020890" w14:textId="77777777" w:rsidR="001F41FF" w:rsidRDefault="001F41FF" w:rsidP="001F41FF">
      <w:pPr>
        <w:numPr>
          <w:ilvl w:val="0"/>
          <w:numId w:val="251"/>
        </w:numPr>
        <w:spacing w:after="0" w:line="240"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 xml:space="preserve">Schwerpunkt auf Anwendungen im Bereich intelligenter Messsysteme (Smart Meter) </w:t>
      </w:r>
    </w:p>
    <w:p w14:paraId="63654624" w14:textId="77777777" w:rsidR="00247581" w:rsidRPr="001F41FF" w:rsidRDefault="00247581" w:rsidP="00247581">
      <w:pPr>
        <w:spacing w:after="0" w:line="240" w:lineRule="auto"/>
        <w:ind w:left="720"/>
        <w:rPr>
          <w:rFonts w:eastAsia="Times New Roman" w:cs="Calibri"/>
          <w:sz w:val="22"/>
          <w:szCs w:val="22"/>
          <w:lang w:eastAsia="de-AT"/>
          <w14:numForm w14:val="default"/>
        </w:rPr>
      </w:pPr>
    </w:p>
    <w:p w14:paraId="080F52DC" w14:textId="1010D95A" w:rsidR="001F41FF" w:rsidRPr="001F41FF" w:rsidRDefault="001F41FF" w:rsidP="001F41FF">
      <w:pPr>
        <w:spacing w:after="0" w:line="240" w:lineRule="auto"/>
        <w:rPr>
          <w:rFonts w:eastAsia="Times New Roman" w:cs="Calibri"/>
          <w:sz w:val="22"/>
          <w:szCs w:val="22"/>
          <w:lang w:eastAsia="de-AT"/>
          <w14:numForm w14:val="default"/>
        </w:rPr>
      </w:pPr>
      <w:r w:rsidRPr="001F41FF">
        <w:rPr>
          <w:rFonts w:eastAsia="Times New Roman" w:cs="Calibri"/>
          <w:b/>
          <w:bCs/>
          <w:sz w:val="22"/>
          <w:szCs w:val="22"/>
          <w:lang w:eastAsia="de-AT"/>
          <w14:numForm w14:val="default"/>
        </w:rPr>
        <w:t>Softwarekoordination und Richtlinienumsetzung</w:t>
      </w:r>
      <w:r w:rsidRPr="001F41FF">
        <w:rPr>
          <w:rFonts w:eastAsia="Times New Roman" w:cs="Calibri"/>
          <w:sz w:val="22"/>
          <w:szCs w:val="22"/>
          <w:lang w:eastAsia="de-AT"/>
          <w14:numForm w14:val="default"/>
        </w:rPr>
        <w:t xml:space="preserve"> </w:t>
      </w:r>
    </w:p>
    <w:p w14:paraId="4EEA6D88" w14:textId="77777777" w:rsidR="001F41FF" w:rsidRPr="001F41FF" w:rsidRDefault="001F41FF" w:rsidP="001F41FF">
      <w:pPr>
        <w:numPr>
          <w:ilvl w:val="0"/>
          <w:numId w:val="252"/>
        </w:numPr>
        <w:spacing w:after="0" w:line="240"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 xml:space="preserve">Mitarbeit bei der Softwarekoordination im Bereich Messtechnik innerhalb der Gruppe Eichwesen </w:t>
      </w:r>
    </w:p>
    <w:p w14:paraId="7E28F1DE" w14:textId="67BB5662" w:rsidR="001F41FF" w:rsidRPr="00BA3331" w:rsidRDefault="001F41FF" w:rsidP="00BA3331">
      <w:pPr>
        <w:numPr>
          <w:ilvl w:val="0"/>
          <w:numId w:val="252"/>
        </w:numPr>
        <w:spacing w:after="0" w:line="240" w:lineRule="auto"/>
        <w:rPr>
          <w:rFonts w:eastAsia="Times New Roman" w:cs="Calibri"/>
          <w:sz w:val="22"/>
          <w:szCs w:val="22"/>
          <w:lang w:eastAsia="de-AT"/>
          <w14:numForm w14:val="default"/>
        </w:rPr>
      </w:pPr>
      <w:r w:rsidRPr="001F41FF">
        <w:rPr>
          <w:rFonts w:eastAsia="Times New Roman" w:cs="Calibri"/>
          <w:sz w:val="22"/>
          <w:szCs w:val="22"/>
          <w:lang w:eastAsia="de-AT"/>
          <w14:numForm w14:val="default"/>
        </w:rPr>
        <w:t>Berücksichtigung internationaler Vorgaben, insbesondere WELMEC Guide 7.2</w:t>
      </w:r>
    </w:p>
    <w:p w14:paraId="450152FA" w14:textId="45F9C3FB" w:rsidR="00F02D95" w:rsidRPr="001F41FF" w:rsidRDefault="00F02D95" w:rsidP="00BC65E5">
      <w:pPr>
        <w:pStyle w:val="3nummeriert"/>
        <w:rPr>
          <w:rFonts w:eastAsia="Times New Roman"/>
          <w:lang w:eastAsia="de-AT"/>
        </w:rPr>
      </w:pPr>
      <w:bookmarkStart w:id="177" w:name="_Toc226466616"/>
      <w:r w:rsidRPr="001F41FF">
        <w:rPr>
          <w:rFonts w:eastAsia="Times New Roman"/>
          <w:lang w:eastAsia="de-AT"/>
        </w:rPr>
        <w:t>Referat Eich- und Messmittelservice (E32)</w:t>
      </w:r>
      <w:bookmarkEnd w:id="177"/>
    </w:p>
    <w:p w14:paraId="3A39AF29" w14:textId="77777777" w:rsidR="001F41FF" w:rsidRDefault="001F41FF" w:rsidP="00F02D95">
      <w:pPr>
        <w:spacing w:after="0" w:line="240" w:lineRule="auto"/>
        <w:rPr>
          <w:rFonts w:eastAsia="Times New Roman" w:cs="Calibri"/>
          <w:b/>
          <w:sz w:val="22"/>
          <w:szCs w:val="22"/>
          <w:lang w:eastAsia="de-AT"/>
          <w14:numForm w14:val="default"/>
        </w:rPr>
      </w:pPr>
    </w:p>
    <w:p w14:paraId="4F94F2A5" w14:textId="72BD300C" w:rsidR="00247581" w:rsidRP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Fertigung und Entwicklung von Messanordnungen</w:t>
      </w:r>
      <w:r w:rsidRPr="00247581">
        <w:rPr>
          <w:rFonts w:eastAsia="Times New Roman" w:cs="Calibri"/>
          <w:sz w:val="22"/>
          <w:szCs w:val="22"/>
          <w:lang w:eastAsia="de-AT"/>
          <w14:numForm w14:val="default"/>
        </w:rPr>
        <w:t xml:space="preserve"> </w:t>
      </w:r>
    </w:p>
    <w:p w14:paraId="202D80A1" w14:textId="77777777" w:rsidR="00247581" w:rsidRPr="00247581" w:rsidRDefault="00247581" w:rsidP="00247581">
      <w:pPr>
        <w:numPr>
          <w:ilvl w:val="0"/>
          <w:numId w:val="253"/>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Projekt- und kundenbezogene Anfertigung mechanischer Bauteile und Baugruppen für Messgeräte </w:t>
      </w:r>
    </w:p>
    <w:p w14:paraId="72A7AB9B" w14:textId="3679F18D" w:rsidR="00247581" w:rsidRPr="00BA3331" w:rsidRDefault="00247581" w:rsidP="00BA3331">
      <w:pPr>
        <w:numPr>
          <w:ilvl w:val="0"/>
          <w:numId w:val="253"/>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Unterstützung der Messgeräteentwicklung durch präzise mechanische Umsetzung </w:t>
      </w:r>
    </w:p>
    <w:p w14:paraId="4E14AEC0" w14:textId="2B683C03" w:rsidR="00247581" w:rsidRP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Wartung und Instandhaltung</w:t>
      </w:r>
      <w:r w:rsidRPr="00247581">
        <w:rPr>
          <w:rFonts w:eastAsia="Times New Roman" w:cs="Calibri"/>
          <w:sz w:val="22"/>
          <w:szCs w:val="22"/>
          <w:lang w:eastAsia="de-AT"/>
          <w14:numForm w14:val="default"/>
        </w:rPr>
        <w:t xml:space="preserve"> </w:t>
      </w:r>
    </w:p>
    <w:p w14:paraId="0A80D837" w14:textId="77777777" w:rsidR="00247581" w:rsidRPr="00247581" w:rsidRDefault="00247581" w:rsidP="00247581">
      <w:pPr>
        <w:numPr>
          <w:ilvl w:val="0"/>
          <w:numId w:val="254"/>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Wartung der Messmittel des Mess- und Eichwesens sowie der Geräte in den Eich- und Vermessungsämtern </w:t>
      </w:r>
    </w:p>
    <w:p w14:paraId="0BF36F01" w14:textId="77777777" w:rsidR="00247581" w:rsidRPr="00247581" w:rsidRDefault="00247581" w:rsidP="00247581">
      <w:pPr>
        <w:numPr>
          <w:ilvl w:val="0"/>
          <w:numId w:val="254"/>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Durchführung von Reparatur- und Instandsetzungsarbeiten an elektronischen und mechanischen Messsystemen </w:t>
      </w:r>
    </w:p>
    <w:p w14:paraId="14F6359C" w14:textId="77777777" w:rsidR="00247581" w:rsidRPr="00247581" w:rsidRDefault="00247581" w:rsidP="00247581">
      <w:pPr>
        <w:numPr>
          <w:ilvl w:val="0"/>
          <w:numId w:val="254"/>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Organisation und Koordination von Kalibrierungen und Überprüfungen </w:t>
      </w:r>
    </w:p>
    <w:p w14:paraId="447356A5" w14:textId="55D72C0D" w:rsidR="00247581" w:rsidRP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Präzisionsgravur und Spezialanfertigungen</w:t>
      </w:r>
      <w:r w:rsidRPr="00247581">
        <w:rPr>
          <w:rFonts w:eastAsia="Times New Roman" w:cs="Calibri"/>
          <w:sz w:val="22"/>
          <w:szCs w:val="22"/>
          <w:lang w:eastAsia="de-AT"/>
          <w14:numForm w14:val="default"/>
        </w:rPr>
        <w:t xml:space="preserve"> </w:t>
      </w:r>
    </w:p>
    <w:p w14:paraId="17CFE1E5" w14:textId="77777777" w:rsidR="00247581" w:rsidRPr="00247581" w:rsidRDefault="00247581" w:rsidP="00247581">
      <w:pPr>
        <w:numPr>
          <w:ilvl w:val="0"/>
          <w:numId w:val="255"/>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Herstellung von Präzisionsgravuren, insbesondere Eichschlag- und Eichprägestempel </w:t>
      </w:r>
    </w:p>
    <w:p w14:paraId="255F0FF6" w14:textId="54670AD7" w:rsidR="00F02D95" w:rsidRPr="00BC65E5" w:rsidRDefault="00247581" w:rsidP="00F02D95">
      <w:pPr>
        <w:numPr>
          <w:ilvl w:val="0"/>
          <w:numId w:val="255"/>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Versorgung interner Stellen und ermächtigter Eichstellen mit spezifischen Prüf- und Kennzeichnungsmitteln</w:t>
      </w:r>
    </w:p>
    <w:p w14:paraId="4AF40411" w14:textId="0A0F814E" w:rsidR="00F02D95" w:rsidRDefault="00F02D95" w:rsidP="00BC65E5">
      <w:pPr>
        <w:pStyle w:val="3nummeriert"/>
        <w:rPr>
          <w:rFonts w:eastAsia="Times New Roman"/>
          <w:lang w:eastAsia="de-AT"/>
        </w:rPr>
      </w:pPr>
      <w:bookmarkStart w:id="178" w:name="_Toc226466617"/>
      <w:r w:rsidRPr="001F41FF">
        <w:rPr>
          <w:rFonts w:eastAsia="Times New Roman"/>
          <w:lang w:eastAsia="de-AT"/>
        </w:rPr>
        <w:t>Referat Messtechnik (E33)</w:t>
      </w:r>
      <w:bookmarkEnd w:id="178"/>
    </w:p>
    <w:p w14:paraId="6966AED5" w14:textId="77777777" w:rsidR="00247581" w:rsidRDefault="00247581" w:rsidP="00247581">
      <w:pPr>
        <w:spacing w:after="0" w:line="240" w:lineRule="auto"/>
        <w:rPr>
          <w:lang w:eastAsia="de-AT"/>
        </w:rPr>
      </w:pPr>
    </w:p>
    <w:p w14:paraId="081B3590" w14:textId="77777777" w:rsid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Kalibrier-, Eich- und Prüfdienstleistungen</w:t>
      </w:r>
      <w:r w:rsidRPr="00247581">
        <w:rPr>
          <w:rFonts w:eastAsia="Times New Roman" w:cs="Calibri"/>
          <w:sz w:val="22"/>
          <w:szCs w:val="22"/>
          <w:lang w:eastAsia="de-AT"/>
          <w14:numForm w14:val="default"/>
        </w:rPr>
        <w:t xml:space="preserve"> </w:t>
      </w:r>
    </w:p>
    <w:p w14:paraId="26BC64DA" w14:textId="77777777" w:rsidR="00247581" w:rsidRDefault="00247581" w:rsidP="00247581">
      <w:pPr>
        <w:pStyle w:val="Listenabsatz"/>
        <w:numPr>
          <w:ilvl w:val="0"/>
          <w:numId w:val="261"/>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Durchführung standardisierter Eichungen, Kalibrierungen und Prüfungen für interne und externe Kundinnen und Kunden </w:t>
      </w:r>
    </w:p>
    <w:p w14:paraId="3C05F524" w14:textId="77777777" w:rsidR="00247581" w:rsidRDefault="00247581" w:rsidP="00247581">
      <w:pPr>
        <w:pStyle w:val="Listenabsatz"/>
        <w:numPr>
          <w:ilvl w:val="0"/>
          <w:numId w:val="261"/>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Weitergabe der Maßeinheiten gemäß gesetzlichen und normativen Vorgaben </w:t>
      </w:r>
    </w:p>
    <w:p w14:paraId="486362AA" w14:textId="218D125B" w:rsidR="00247581" w:rsidRDefault="00247581" w:rsidP="00247581">
      <w:pPr>
        <w:pStyle w:val="Listenabsatz"/>
        <w:numPr>
          <w:ilvl w:val="0"/>
          <w:numId w:val="261"/>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Schwerpunkt auf mechanisch-technologischen Beanspruchungseinrichtungen, Bremsverzögerungsmessgeräten und Augentonometer </w:t>
      </w:r>
    </w:p>
    <w:p w14:paraId="02EEBFC0" w14:textId="77777777" w:rsidR="00247581" w:rsidRPr="00247581" w:rsidRDefault="00247581" w:rsidP="00247581">
      <w:pPr>
        <w:pStyle w:val="Listenabsatz"/>
        <w:numPr>
          <w:ilvl w:val="0"/>
          <w:numId w:val="0"/>
        </w:numPr>
        <w:spacing w:after="0" w:line="240" w:lineRule="auto"/>
        <w:ind w:left="720"/>
        <w:rPr>
          <w:rFonts w:eastAsia="Times New Roman" w:cs="Calibri"/>
          <w:sz w:val="22"/>
          <w:szCs w:val="22"/>
          <w:lang w:eastAsia="de-AT"/>
          <w14:numForm w14:val="default"/>
        </w:rPr>
      </w:pPr>
    </w:p>
    <w:p w14:paraId="4EDF7064" w14:textId="77777777" w:rsid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Messbereiche und Geräte</w:t>
      </w:r>
      <w:r w:rsidRPr="00247581">
        <w:rPr>
          <w:rFonts w:eastAsia="Times New Roman" w:cs="Calibri"/>
          <w:sz w:val="22"/>
          <w:szCs w:val="22"/>
          <w:lang w:eastAsia="de-AT"/>
          <w14:numForm w14:val="default"/>
        </w:rPr>
        <w:t xml:space="preserve"> </w:t>
      </w:r>
    </w:p>
    <w:p w14:paraId="52E32EEB" w14:textId="77777777" w:rsidR="00247581" w:rsidRPr="00247581" w:rsidRDefault="00247581" w:rsidP="00247581">
      <w:pPr>
        <w:pStyle w:val="Listenabsatz"/>
        <w:numPr>
          <w:ilvl w:val="0"/>
          <w:numId w:val="265"/>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Kalibrierung und Prüfung von Prüfmaschinen (Zug/Druck, Härte, Pendelschlagwerke) </w:t>
      </w:r>
    </w:p>
    <w:p w14:paraId="3312A1CE" w14:textId="77777777" w:rsidR="00247581" w:rsidRPr="00247581" w:rsidRDefault="00247581" w:rsidP="00247581">
      <w:pPr>
        <w:pStyle w:val="Listenabsatz"/>
        <w:numPr>
          <w:ilvl w:val="0"/>
          <w:numId w:val="265"/>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lastRenderedPageBreak/>
        <w:t xml:space="preserve">Kalibrierung einfacher Längenmessgeräte (z. B. Messschieber, Mikrometer) </w:t>
      </w:r>
    </w:p>
    <w:p w14:paraId="013A0932" w14:textId="77777777" w:rsidR="00247581" w:rsidRPr="00247581" w:rsidRDefault="00247581" w:rsidP="00247581">
      <w:pPr>
        <w:pStyle w:val="Listenabsatz"/>
        <w:numPr>
          <w:ilvl w:val="0"/>
          <w:numId w:val="265"/>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Prüfung von Volumenmessgeräten (z. B. Messkolben, Pipetten, Büretten bis 20 l) </w:t>
      </w:r>
    </w:p>
    <w:p w14:paraId="19E2D3BA" w14:textId="68D9A91F" w:rsidR="00247581" w:rsidRPr="00247581" w:rsidRDefault="00247581" w:rsidP="00247581">
      <w:pPr>
        <w:pStyle w:val="Listenabsatz"/>
        <w:numPr>
          <w:ilvl w:val="0"/>
          <w:numId w:val="265"/>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Kalibrierung weiterer Messgeräte (z. B. Stoppuhren, Normhammerwerke) </w:t>
      </w:r>
    </w:p>
    <w:p w14:paraId="0A9F23E6" w14:textId="77777777" w:rsidR="00247581" w:rsidRPr="00247581" w:rsidRDefault="00247581" w:rsidP="00247581">
      <w:pPr>
        <w:spacing w:after="0" w:line="240" w:lineRule="auto"/>
        <w:rPr>
          <w:rFonts w:eastAsia="Times New Roman" w:cs="Calibri"/>
          <w:sz w:val="22"/>
          <w:szCs w:val="22"/>
          <w:lang w:eastAsia="de-AT"/>
          <w14:numForm w14:val="default"/>
        </w:rPr>
      </w:pPr>
    </w:p>
    <w:p w14:paraId="6EAF3712" w14:textId="77777777" w:rsid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Konformitätsbewertung (Notifizierte Stelle)</w:t>
      </w:r>
      <w:r w:rsidRPr="00247581">
        <w:rPr>
          <w:rFonts w:eastAsia="Times New Roman" w:cs="Calibri"/>
          <w:sz w:val="22"/>
          <w:szCs w:val="22"/>
          <w:lang w:eastAsia="de-AT"/>
          <w14:numForm w14:val="default"/>
        </w:rPr>
        <w:t xml:space="preserve"> </w:t>
      </w:r>
    </w:p>
    <w:p w14:paraId="62C24FA5" w14:textId="77777777" w:rsidR="00247581" w:rsidRPr="00247581" w:rsidRDefault="00247581" w:rsidP="00247581">
      <w:pPr>
        <w:pStyle w:val="Listenabsatz"/>
        <w:numPr>
          <w:ilvl w:val="0"/>
          <w:numId w:val="264"/>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Prüfung von Ausschankmaßen (z. B. Gläser, Becher) gemäß Richtlinie 2014/32/EU (Measuring Instruments Directive – MID) </w:t>
      </w:r>
    </w:p>
    <w:p w14:paraId="2C35C0EA" w14:textId="5BC65546" w:rsidR="00247581" w:rsidRPr="00247581" w:rsidRDefault="00247581" w:rsidP="00247581">
      <w:pPr>
        <w:pStyle w:val="Listenabsatz"/>
        <w:numPr>
          <w:ilvl w:val="0"/>
          <w:numId w:val="264"/>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Sicherstellung der Einhaltung zulässiger Toleranzen sowie korrekter Kennzeichnungen </w:t>
      </w:r>
    </w:p>
    <w:p w14:paraId="3876F566" w14:textId="77777777" w:rsidR="00247581" w:rsidRPr="00247581" w:rsidRDefault="00247581" w:rsidP="00247581">
      <w:pPr>
        <w:spacing w:after="0" w:line="240" w:lineRule="auto"/>
        <w:rPr>
          <w:rFonts w:eastAsia="Times New Roman" w:cs="Calibri"/>
          <w:sz w:val="22"/>
          <w:szCs w:val="22"/>
          <w:lang w:eastAsia="de-AT"/>
          <w14:numForm w14:val="default"/>
        </w:rPr>
      </w:pPr>
    </w:p>
    <w:p w14:paraId="3A097301" w14:textId="77777777" w:rsid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Marktüberwachung und Qualitätssicherung</w:t>
      </w:r>
      <w:r w:rsidRPr="00247581">
        <w:rPr>
          <w:rFonts w:eastAsia="Times New Roman" w:cs="Calibri"/>
          <w:sz w:val="22"/>
          <w:szCs w:val="22"/>
          <w:lang w:eastAsia="de-AT"/>
          <w14:numForm w14:val="default"/>
        </w:rPr>
        <w:t xml:space="preserve"> </w:t>
      </w:r>
    </w:p>
    <w:p w14:paraId="296F6557" w14:textId="77777777" w:rsidR="00247581" w:rsidRPr="00247581" w:rsidRDefault="00247581" w:rsidP="00247581">
      <w:pPr>
        <w:pStyle w:val="Listenabsatz"/>
        <w:numPr>
          <w:ilvl w:val="0"/>
          <w:numId w:val="263"/>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Technische Überwachung und Bewertung des Qualitätsmanagements von ermächtigten Eichstellen </w:t>
      </w:r>
    </w:p>
    <w:p w14:paraId="352B103D" w14:textId="3890E35E" w:rsidR="00247581" w:rsidRPr="00247581" w:rsidRDefault="00247581" w:rsidP="00247581">
      <w:pPr>
        <w:pStyle w:val="Listenabsatz"/>
        <w:numPr>
          <w:ilvl w:val="0"/>
          <w:numId w:val="263"/>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Durchführung von Sachverständigentätigkeiten im öffentlichen Interesse </w:t>
      </w:r>
    </w:p>
    <w:p w14:paraId="373CE827" w14:textId="77777777" w:rsidR="00247581" w:rsidRPr="00247581" w:rsidRDefault="00247581" w:rsidP="00247581">
      <w:pPr>
        <w:spacing w:after="0" w:line="240" w:lineRule="auto"/>
        <w:rPr>
          <w:rFonts w:eastAsia="Times New Roman" w:cs="Calibri"/>
          <w:sz w:val="22"/>
          <w:szCs w:val="22"/>
          <w:lang w:eastAsia="de-AT"/>
          <w14:numForm w14:val="default"/>
        </w:rPr>
      </w:pPr>
    </w:p>
    <w:p w14:paraId="71128295" w14:textId="77777777" w:rsidR="00247581" w:rsidRDefault="00247581" w:rsidP="00247581">
      <w:pPr>
        <w:spacing w:after="0" w:line="240" w:lineRule="auto"/>
        <w:rPr>
          <w:rFonts w:eastAsia="Times New Roman" w:cs="Calibri"/>
          <w:sz w:val="22"/>
          <w:szCs w:val="22"/>
          <w:lang w:eastAsia="de-AT"/>
          <w14:numForm w14:val="default"/>
        </w:rPr>
      </w:pPr>
      <w:r w:rsidRPr="00247581">
        <w:rPr>
          <w:rFonts w:eastAsia="Times New Roman" w:cs="Calibri"/>
          <w:b/>
          <w:bCs/>
          <w:sz w:val="22"/>
          <w:szCs w:val="22"/>
          <w:lang w:eastAsia="de-AT"/>
          <w14:numForm w14:val="default"/>
        </w:rPr>
        <w:t>Kunden- und Anwendungsbereich</w:t>
      </w:r>
      <w:r w:rsidRPr="00247581">
        <w:rPr>
          <w:rFonts w:eastAsia="Times New Roman" w:cs="Calibri"/>
          <w:sz w:val="22"/>
          <w:szCs w:val="22"/>
          <w:lang w:eastAsia="de-AT"/>
          <w14:numForm w14:val="default"/>
        </w:rPr>
        <w:t xml:space="preserve"> </w:t>
      </w:r>
    </w:p>
    <w:p w14:paraId="16C9A5B8" w14:textId="77777777" w:rsidR="00247581" w:rsidRPr="00247581" w:rsidRDefault="00247581" w:rsidP="00247581">
      <w:pPr>
        <w:pStyle w:val="Listenabsatz"/>
        <w:numPr>
          <w:ilvl w:val="0"/>
          <w:numId w:val="262"/>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 xml:space="preserve">Dienstleistungen für Behörden, Unternehmen (KMU und Großbetriebe) sowie Privatpersonen </w:t>
      </w:r>
    </w:p>
    <w:p w14:paraId="1D1856A1" w14:textId="12EDF4A6" w:rsidR="001F41FF" w:rsidRPr="00247581" w:rsidRDefault="00247581" w:rsidP="00F02D95">
      <w:pPr>
        <w:pStyle w:val="Listenabsatz"/>
        <w:numPr>
          <w:ilvl w:val="0"/>
          <w:numId w:val="262"/>
        </w:numPr>
        <w:spacing w:after="0" w:line="240" w:lineRule="auto"/>
        <w:rPr>
          <w:rFonts w:eastAsia="Times New Roman" w:cs="Calibri"/>
          <w:sz w:val="22"/>
          <w:szCs w:val="22"/>
          <w:lang w:eastAsia="de-AT"/>
          <w14:numForm w14:val="default"/>
        </w:rPr>
      </w:pPr>
      <w:r w:rsidRPr="00247581">
        <w:rPr>
          <w:rFonts w:eastAsia="Times New Roman" w:cs="Calibri"/>
          <w:sz w:val="22"/>
          <w:szCs w:val="22"/>
          <w:lang w:eastAsia="de-AT"/>
          <w14:numForm w14:val="default"/>
        </w:rPr>
        <w:t>Beitrag zur Sicherstellung von Messrichtigkeit in Industrie, Gewerbe, Gesundheitswesen und Verkehrssicherheit</w:t>
      </w:r>
    </w:p>
    <w:p w14:paraId="6F437FC2" w14:textId="0E85221F" w:rsidR="00F02D95" w:rsidRPr="00BC65E5" w:rsidRDefault="00F02D95" w:rsidP="00DE619E">
      <w:pPr>
        <w:pStyle w:val="2nummeriert"/>
        <w:rPr>
          <w:rFonts w:eastAsia="Times New Roman"/>
          <w:lang w:val="de-DE" w:eastAsia="de-DE"/>
        </w:rPr>
      </w:pPr>
      <w:bookmarkStart w:id="179" w:name="_Toc202280069"/>
      <w:bookmarkStart w:id="180" w:name="_Toc226466618"/>
      <w:r w:rsidRPr="00BC65E5">
        <w:rPr>
          <w:rFonts w:eastAsia="Times New Roman"/>
          <w:lang w:val="de-DE" w:eastAsia="de-DE"/>
        </w:rPr>
        <w:t xml:space="preserve">Abteilung </w:t>
      </w:r>
      <w:bookmarkEnd w:id="179"/>
      <w:r w:rsidR="00C30115" w:rsidRPr="00BC65E5">
        <w:rPr>
          <w:rFonts w:eastAsia="Times New Roman"/>
          <w:lang w:val="de-DE" w:eastAsia="de-DE"/>
        </w:rPr>
        <w:t>Durchfluss und Strahlung</w:t>
      </w:r>
      <w:r w:rsidR="00BC65E5" w:rsidRPr="00BC65E5">
        <w:rPr>
          <w:rFonts w:eastAsia="Times New Roman"/>
          <w:lang w:val="de-DE" w:eastAsia="de-DE"/>
        </w:rPr>
        <w:t xml:space="preserve"> </w:t>
      </w:r>
      <w:r w:rsidR="00BC65E5">
        <w:rPr>
          <w:rFonts w:eastAsia="Times New Roman"/>
          <w:lang w:val="de-DE" w:eastAsia="de-DE"/>
        </w:rPr>
        <w:t>(</w:t>
      </w:r>
      <w:r w:rsidR="00BC65E5" w:rsidRPr="00BC65E5">
        <w:rPr>
          <w:rFonts w:eastAsia="Times New Roman"/>
          <w:lang w:val="de-DE" w:eastAsia="de-DE"/>
        </w:rPr>
        <w:t>E4</w:t>
      </w:r>
      <w:r w:rsidR="00BC65E5">
        <w:rPr>
          <w:rFonts w:eastAsia="Times New Roman"/>
          <w:lang w:val="de-DE" w:eastAsia="de-DE"/>
        </w:rPr>
        <w:t>)</w:t>
      </w:r>
      <w:bookmarkEnd w:id="180"/>
    </w:p>
    <w:p w14:paraId="292D0D60" w14:textId="47E7A3C3" w:rsidR="006B6072" w:rsidRPr="006B6072" w:rsidRDefault="006B6072" w:rsidP="007835A9">
      <w:pPr>
        <w:tabs>
          <w:tab w:val="left" w:pos="993"/>
        </w:tabs>
        <w:autoSpaceDE w:val="0"/>
        <w:autoSpaceDN w:val="0"/>
        <w:adjustRightInd w:val="0"/>
        <w:spacing w:after="0"/>
        <w:rPr>
          <w:rFonts w:eastAsia="Calibri" w:cs="Calibri"/>
          <w:sz w:val="22"/>
          <w:szCs w:val="22"/>
          <w14:numForm w14:val="default"/>
        </w:rPr>
      </w:pPr>
      <w:r w:rsidRPr="006B6072">
        <w:rPr>
          <w:rFonts w:eastAsia="Calibri" w:cs="Calibri"/>
          <w:sz w:val="22"/>
          <w:szCs w:val="22"/>
          <w14:numForm w14:val="default"/>
        </w:rPr>
        <w:t>Die Abteilung umfasst die Referate Durchfluss und Temperatur sowie Ionisierende Strahlung und Radioaktivität und ist für die Darstellung, Weitergabe und Sicherstellung dieser Messgrößen verantwortlich.</w:t>
      </w:r>
    </w:p>
    <w:p w14:paraId="4066D545" w14:textId="77777777" w:rsidR="006B6072" w:rsidRPr="006B6072" w:rsidRDefault="006B6072" w:rsidP="007835A9">
      <w:pPr>
        <w:tabs>
          <w:tab w:val="left" w:pos="993"/>
        </w:tabs>
        <w:autoSpaceDE w:val="0"/>
        <w:autoSpaceDN w:val="0"/>
        <w:adjustRightInd w:val="0"/>
        <w:spacing w:after="0"/>
        <w:rPr>
          <w:rFonts w:eastAsia="Calibri" w:cs="Calibri"/>
          <w:sz w:val="22"/>
          <w:szCs w:val="22"/>
          <w14:numForm w14:val="default"/>
        </w:rPr>
      </w:pPr>
    </w:p>
    <w:p w14:paraId="27A6DF83" w14:textId="7E379D59" w:rsidR="00F02D95" w:rsidRDefault="006B6072" w:rsidP="007835A9">
      <w:pPr>
        <w:tabs>
          <w:tab w:val="left" w:pos="993"/>
        </w:tabs>
        <w:autoSpaceDE w:val="0"/>
        <w:autoSpaceDN w:val="0"/>
        <w:adjustRightInd w:val="0"/>
        <w:spacing w:after="0"/>
        <w:rPr>
          <w:rFonts w:eastAsia="Calibri" w:cs="Calibri"/>
          <w:sz w:val="22"/>
          <w:szCs w:val="22"/>
          <w14:numForm w14:val="default"/>
        </w:rPr>
      </w:pPr>
      <w:r w:rsidRPr="006B6072">
        <w:rPr>
          <w:rFonts w:eastAsia="Calibri" w:cs="Calibri"/>
          <w:sz w:val="22"/>
          <w:szCs w:val="22"/>
          <w14:numForm w14:val="default"/>
        </w:rPr>
        <w:t>Sie unterstützt zentrale Bereiche wie Energieversorgung, Industrie, Umwelt- und Strahlenschutz durch verlässliche messtechnische Dienstleistungen und gewährleistet die Einhaltung gesetzlicher Anforderungen sowie hoher Qualitätsstandards.</w:t>
      </w:r>
    </w:p>
    <w:p w14:paraId="2B5E0088" w14:textId="77777777" w:rsidR="00BA3331" w:rsidRDefault="00BA3331" w:rsidP="007835A9">
      <w:pPr>
        <w:tabs>
          <w:tab w:val="left" w:pos="993"/>
        </w:tabs>
        <w:autoSpaceDE w:val="0"/>
        <w:autoSpaceDN w:val="0"/>
        <w:adjustRightInd w:val="0"/>
        <w:spacing w:after="0"/>
        <w:rPr>
          <w:rFonts w:eastAsia="Calibri" w:cs="Calibri"/>
          <w:sz w:val="22"/>
          <w:szCs w:val="22"/>
          <w14:numForm w14:val="default"/>
        </w:rPr>
      </w:pPr>
    </w:p>
    <w:p w14:paraId="6FAE1531" w14:textId="77777777" w:rsidR="00BA3331" w:rsidRPr="00F02D95" w:rsidRDefault="00BA3331" w:rsidP="007835A9">
      <w:pPr>
        <w:tabs>
          <w:tab w:val="left" w:pos="993"/>
        </w:tabs>
        <w:autoSpaceDE w:val="0"/>
        <w:autoSpaceDN w:val="0"/>
        <w:adjustRightInd w:val="0"/>
        <w:spacing w:after="0"/>
        <w:rPr>
          <w:rFonts w:eastAsia="Calibri" w:cs="Calibri"/>
          <w:sz w:val="22"/>
          <w:szCs w:val="22"/>
          <w14:numForm w14:val="default"/>
        </w:rPr>
      </w:pPr>
    </w:p>
    <w:p w14:paraId="2D23FBCE" w14:textId="2B1471D1" w:rsidR="006B6072" w:rsidRPr="006B6072" w:rsidRDefault="00F02D95" w:rsidP="00BC65E5">
      <w:pPr>
        <w:pStyle w:val="3nummeriert"/>
        <w:rPr>
          <w:rFonts w:eastAsia="Times New Roman"/>
          <w:lang w:eastAsia="de-AT"/>
        </w:rPr>
      </w:pPr>
      <w:bookmarkStart w:id="181" w:name="_Toc226466619"/>
      <w:r w:rsidRPr="006B6072">
        <w:rPr>
          <w:rFonts w:eastAsia="Times New Roman"/>
          <w:lang w:eastAsia="de-AT"/>
        </w:rPr>
        <w:t>Referat Ionisierend Strahlung, Radioaktivität</w:t>
      </w:r>
      <w:r w:rsidR="006B6072" w:rsidRPr="006B6072">
        <w:rPr>
          <w:rFonts w:eastAsia="Times New Roman"/>
          <w:lang w:eastAsia="de-AT"/>
        </w:rPr>
        <w:t xml:space="preserve"> (E41)</w:t>
      </w:r>
      <w:bookmarkEnd w:id="181"/>
    </w:p>
    <w:p w14:paraId="50BA8B0D" w14:textId="77777777" w:rsidR="006B6072" w:rsidRDefault="006B6072" w:rsidP="00F02D95">
      <w:pPr>
        <w:spacing w:after="0" w:line="276" w:lineRule="auto"/>
        <w:rPr>
          <w:rFonts w:eastAsia="Times New Roman" w:cs="Calibri"/>
          <w:b/>
          <w:sz w:val="22"/>
          <w:szCs w:val="22"/>
          <w:u w:val="single"/>
          <w:lang w:eastAsia="de-AT"/>
          <w14:numForm w14:val="default"/>
        </w:rPr>
      </w:pPr>
    </w:p>
    <w:p w14:paraId="0A7CE2DE" w14:textId="77777777" w:rsidR="006B6072" w:rsidRPr="006B6072" w:rsidRDefault="006B6072" w:rsidP="006B6072">
      <w:pPr>
        <w:spacing w:after="0" w:line="276" w:lineRule="auto"/>
        <w:rPr>
          <w:rFonts w:eastAsia="Times New Roman" w:cs="Calibri"/>
          <w:bCs/>
          <w:sz w:val="22"/>
          <w:szCs w:val="22"/>
          <w:lang w:eastAsia="de-AT"/>
          <w14:numForm w14:val="default"/>
        </w:rPr>
      </w:pPr>
      <w:r w:rsidRPr="006B6072">
        <w:rPr>
          <w:rFonts w:eastAsia="Times New Roman" w:cs="Calibri"/>
          <w:bCs/>
          <w:sz w:val="22"/>
          <w:szCs w:val="22"/>
          <w:lang w:eastAsia="de-AT"/>
          <w14:numForm w14:val="default"/>
        </w:rPr>
        <w:t>Das Referat Ionisierende Strahlung und Radioaktivität umfasst die Fachbereiche Dosimetrie und Aktivität und ist für die Darstellung, Weitergabe und Sicherstellung der entsprechenden Strahlungsgrößen verantwortlich.</w:t>
      </w:r>
    </w:p>
    <w:p w14:paraId="74181BDD" w14:textId="77777777" w:rsidR="006B6072" w:rsidRPr="006B6072" w:rsidRDefault="006B6072" w:rsidP="006B6072">
      <w:pPr>
        <w:spacing w:after="0" w:line="276" w:lineRule="auto"/>
        <w:rPr>
          <w:rFonts w:eastAsia="Times New Roman" w:cs="Calibri"/>
          <w:bCs/>
          <w:sz w:val="22"/>
          <w:szCs w:val="22"/>
          <w:lang w:eastAsia="de-AT"/>
          <w14:numForm w14:val="default"/>
        </w:rPr>
      </w:pPr>
    </w:p>
    <w:p w14:paraId="3D1BC1E9" w14:textId="5BF1D67C" w:rsidR="006B6072" w:rsidRPr="006B6072" w:rsidRDefault="006B6072" w:rsidP="006B6072">
      <w:pPr>
        <w:spacing w:after="0" w:line="276" w:lineRule="auto"/>
        <w:rPr>
          <w:rFonts w:eastAsia="Times New Roman" w:cs="Calibri"/>
          <w:bCs/>
          <w:sz w:val="22"/>
          <w:szCs w:val="22"/>
          <w:lang w:eastAsia="de-AT"/>
          <w14:numForm w14:val="default"/>
        </w:rPr>
      </w:pPr>
      <w:r w:rsidRPr="006B6072">
        <w:rPr>
          <w:rFonts w:eastAsia="Times New Roman" w:cs="Calibri"/>
          <w:bCs/>
          <w:sz w:val="22"/>
          <w:szCs w:val="22"/>
          <w:lang w:eastAsia="de-AT"/>
          <w14:numForm w14:val="default"/>
        </w:rPr>
        <w:t>Es führt Kalibrierungen, Prüfungen sowie Aufgaben im gesetzlichen Messwesen durch und gewährleistet durch Erhaltung der nationalen Normale, internationale Vergleichbarkeit und Verfahrensentwicklung ein hohes Schutzniveau für Gesundheit, Umwelt und Sicherheit.</w:t>
      </w:r>
    </w:p>
    <w:p w14:paraId="7B0853D5" w14:textId="77777777" w:rsidR="00F02D95" w:rsidRPr="00F02D95" w:rsidRDefault="00F02D95" w:rsidP="00F02D95">
      <w:pPr>
        <w:spacing w:after="0" w:line="276" w:lineRule="auto"/>
        <w:rPr>
          <w:rFonts w:eastAsia="Times New Roman" w:cs="Calibri"/>
          <w:b/>
          <w:sz w:val="22"/>
          <w:szCs w:val="22"/>
          <w:lang w:eastAsia="de-AT"/>
          <w14:numForm w14:val="default"/>
        </w:rPr>
      </w:pPr>
    </w:p>
    <w:p w14:paraId="20E311E8" w14:textId="09685791" w:rsidR="006B6072" w:rsidRPr="00BC65E5" w:rsidRDefault="00F02D95" w:rsidP="00BC65E5">
      <w:pPr>
        <w:pStyle w:val="4nummeriert"/>
        <w:rPr>
          <w:rFonts w:eastAsia="Times New Roman"/>
          <w:lang w:eastAsia="de-AT"/>
        </w:rPr>
      </w:pPr>
      <w:r w:rsidRPr="00BC65E5">
        <w:rPr>
          <w:rFonts w:eastAsia="Times New Roman"/>
          <w:lang w:eastAsia="de-AT"/>
        </w:rPr>
        <w:t>Labor Dosimetrie (E411)</w:t>
      </w:r>
    </w:p>
    <w:p w14:paraId="09850878" w14:textId="558D7DAA" w:rsidR="00F02D95" w:rsidRPr="00F02D95" w:rsidRDefault="00F02D95" w:rsidP="00F02D95">
      <w:pPr>
        <w:spacing w:after="0" w:line="276" w:lineRule="auto"/>
        <w:rPr>
          <w:rFonts w:eastAsia="Times New Roman" w:cs="Calibri"/>
          <w:b/>
          <w:sz w:val="22"/>
          <w:szCs w:val="22"/>
          <w:lang w:eastAsia="de-AT"/>
          <w14:numForm w14:val="default"/>
        </w:rPr>
      </w:pPr>
    </w:p>
    <w:p w14:paraId="7E632213" w14:textId="48B5ADBE"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Darstellung und Weitergabe dosimetrischer Größen</w:t>
      </w:r>
      <w:r w:rsidRPr="00631E03">
        <w:rPr>
          <w:rFonts w:eastAsia="Times New Roman" w:cs="Calibri"/>
          <w:sz w:val="22"/>
          <w:szCs w:val="22"/>
          <w:lang w:eastAsia="de-AT"/>
          <w14:numForm w14:val="default"/>
        </w:rPr>
        <w:t xml:space="preserve"> </w:t>
      </w:r>
    </w:p>
    <w:p w14:paraId="3C1F2026" w14:textId="77777777" w:rsidR="00631E03" w:rsidRPr="00631E03" w:rsidRDefault="00631E03" w:rsidP="00631E03">
      <w:pPr>
        <w:numPr>
          <w:ilvl w:val="0"/>
          <w:numId w:val="266"/>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lastRenderedPageBreak/>
        <w:t xml:space="preserve">Darstellung und Weitergabe der Einheiten Äquivalentdosis, Luftkerma und Wasser-Energiedosis </w:t>
      </w:r>
    </w:p>
    <w:p w14:paraId="1121255A" w14:textId="77777777" w:rsidR="00631E03" w:rsidRPr="00631E03" w:rsidRDefault="00631E03" w:rsidP="00631E03">
      <w:pPr>
        <w:numPr>
          <w:ilvl w:val="0"/>
          <w:numId w:val="266"/>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Betrieb und Pflege nationaler Dosimetrie-Etalons sowie Anbindung an internationale Standards </w:t>
      </w:r>
    </w:p>
    <w:p w14:paraId="3FA2B57A" w14:textId="123BBA7D"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Mess- und Kalibrierwesen</w:t>
      </w:r>
      <w:r w:rsidRPr="00631E03">
        <w:rPr>
          <w:rFonts w:eastAsia="Times New Roman" w:cs="Calibri"/>
          <w:sz w:val="22"/>
          <w:szCs w:val="22"/>
          <w:lang w:eastAsia="de-AT"/>
          <w14:numForm w14:val="default"/>
        </w:rPr>
        <w:t xml:space="preserve"> </w:t>
      </w:r>
    </w:p>
    <w:p w14:paraId="6018E39B" w14:textId="77777777" w:rsidR="00631E03" w:rsidRPr="00631E03" w:rsidRDefault="00631E03" w:rsidP="00631E03">
      <w:pPr>
        <w:numPr>
          <w:ilvl w:val="0"/>
          <w:numId w:val="267"/>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hochpräziser Kalibrierungen im Bereich ionisierender Strahlung </w:t>
      </w:r>
    </w:p>
    <w:p w14:paraId="35E0ACCB" w14:textId="77777777" w:rsidR="00631E03" w:rsidRPr="00631E03" w:rsidRDefault="00631E03" w:rsidP="00631E03">
      <w:pPr>
        <w:numPr>
          <w:ilvl w:val="0"/>
          <w:numId w:val="267"/>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Sicherstellung verlässlicher Messungen für Medizin, Strahlenschutz, Umwelt- und Sicherheitsanwendungen </w:t>
      </w:r>
    </w:p>
    <w:p w14:paraId="0751A86A" w14:textId="77777777" w:rsidR="00631E03" w:rsidRPr="00631E03" w:rsidRDefault="00631E03" w:rsidP="00631E03">
      <w:pPr>
        <w:numPr>
          <w:ilvl w:val="0"/>
          <w:numId w:val="267"/>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Weiterentwicklung von Mess- und Kalibrierverfahren sowie Normalmesseinrichtungen </w:t>
      </w:r>
    </w:p>
    <w:p w14:paraId="62B6949E" w14:textId="55A327D2"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Gesetzliches Messwesen und Strahlenschutz</w:t>
      </w:r>
      <w:r w:rsidRPr="00631E03">
        <w:rPr>
          <w:rFonts w:eastAsia="Times New Roman" w:cs="Calibri"/>
          <w:sz w:val="22"/>
          <w:szCs w:val="22"/>
          <w:lang w:eastAsia="de-AT"/>
          <w14:numForm w14:val="default"/>
        </w:rPr>
        <w:t xml:space="preserve"> </w:t>
      </w:r>
    </w:p>
    <w:p w14:paraId="11704E63" w14:textId="77777777" w:rsidR="00631E03" w:rsidRPr="00631E03" w:rsidRDefault="00631E03" w:rsidP="00631E03">
      <w:pPr>
        <w:numPr>
          <w:ilvl w:val="0"/>
          <w:numId w:val="268"/>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Zulassung von Messgeräten zur Eichung und Konzipierung von Eichvorschriften </w:t>
      </w:r>
    </w:p>
    <w:p w14:paraId="1C7BEF67" w14:textId="77777777" w:rsidR="00631E03" w:rsidRPr="00631E03" w:rsidRDefault="00631E03" w:rsidP="00631E03">
      <w:pPr>
        <w:numPr>
          <w:ilvl w:val="0"/>
          <w:numId w:val="268"/>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Zulassung von Dosismessstellen zur individuellen Dosisüberwachung </w:t>
      </w:r>
    </w:p>
    <w:p w14:paraId="599C082D" w14:textId="77777777" w:rsidR="00631E03" w:rsidRPr="00631E03" w:rsidRDefault="00631E03" w:rsidP="00631E03">
      <w:pPr>
        <w:numPr>
          <w:ilvl w:val="0"/>
          <w:numId w:val="268"/>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von Eichungen, Revisionen und messtechnischen Kontrollen von Personendosimetern </w:t>
      </w:r>
    </w:p>
    <w:p w14:paraId="51F2844F" w14:textId="77777777" w:rsidR="00631E03" w:rsidRPr="00631E03" w:rsidRDefault="00631E03" w:rsidP="00631E03">
      <w:pPr>
        <w:numPr>
          <w:ilvl w:val="0"/>
          <w:numId w:val="268"/>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Technische Überwachung von Eichstellen </w:t>
      </w:r>
    </w:p>
    <w:p w14:paraId="1C66A2BB" w14:textId="77777777"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Tätigkeit im Rahmen des physikalisch-technischer Prüfdienst</w:t>
      </w:r>
    </w:p>
    <w:p w14:paraId="7ACF628B" w14:textId="6EA072F2" w:rsidR="00631E03" w:rsidRPr="00631E03" w:rsidRDefault="00631E03" w:rsidP="00631E03">
      <w:pPr>
        <w:numPr>
          <w:ilvl w:val="0"/>
          <w:numId w:val="269"/>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von Kalibrierungen und (Bauart-)Prüfungen </w:t>
      </w:r>
    </w:p>
    <w:p w14:paraId="010477B2" w14:textId="77777777" w:rsidR="00631E03" w:rsidRPr="00631E03" w:rsidRDefault="00631E03" w:rsidP="00631E03">
      <w:pPr>
        <w:numPr>
          <w:ilvl w:val="0"/>
          <w:numId w:val="269"/>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Erstellung von Gutachten (Sachverständigentätigkeit) </w:t>
      </w:r>
    </w:p>
    <w:p w14:paraId="23708B42" w14:textId="77777777" w:rsidR="00631E03" w:rsidRPr="00631E03" w:rsidRDefault="00631E03" w:rsidP="00631E03">
      <w:pPr>
        <w:numPr>
          <w:ilvl w:val="0"/>
          <w:numId w:val="269"/>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von Schulungen </w:t>
      </w:r>
    </w:p>
    <w:p w14:paraId="2F9B212B" w14:textId="1C308501"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Internationale Vergleichbarkeit und Qualitätssicherung</w:t>
      </w:r>
      <w:r w:rsidRPr="00631E03">
        <w:rPr>
          <w:rFonts w:eastAsia="Times New Roman" w:cs="Calibri"/>
          <w:sz w:val="22"/>
          <w:szCs w:val="22"/>
          <w:lang w:eastAsia="de-AT"/>
          <w14:numForm w14:val="default"/>
        </w:rPr>
        <w:t xml:space="preserve"> </w:t>
      </w:r>
    </w:p>
    <w:p w14:paraId="6D544AD1" w14:textId="77777777" w:rsidR="00631E03" w:rsidRPr="00631E03" w:rsidRDefault="00631E03" w:rsidP="00631E03">
      <w:pPr>
        <w:numPr>
          <w:ilvl w:val="0"/>
          <w:numId w:val="270"/>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Teilnahme an internationalen Vergleichsmessungen sowie Organisation und Leitung solcher </w:t>
      </w:r>
    </w:p>
    <w:p w14:paraId="55C73477" w14:textId="77777777" w:rsidR="00631E03" w:rsidRPr="00631E03" w:rsidRDefault="00631E03" w:rsidP="00631E03">
      <w:pPr>
        <w:numPr>
          <w:ilvl w:val="0"/>
          <w:numId w:val="270"/>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Sicherstellung der internationalen Anerkennung und Gleichwertigkeit der Messergebnisse </w:t>
      </w:r>
    </w:p>
    <w:p w14:paraId="5634971D" w14:textId="43818296"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Forschung und internationale Zusammenarbeit</w:t>
      </w:r>
      <w:r w:rsidRPr="00631E03">
        <w:rPr>
          <w:rFonts w:eastAsia="Times New Roman" w:cs="Calibri"/>
          <w:sz w:val="22"/>
          <w:szCs w:val="22"/>
          <w:lang w:eastAsia="de-AT"/>
          <w14:numForm w14:val="default"/>
        </w:rPr>
        <w:t xml:space="preserve"> </w:t>
      </w:r>
    </w:p>
    <w:p w14:paraId="3A96243A" w14:textId="77777777" w:rsidR="00631E03" w:rsidRPr="00631E03" w:rsidRDefault="00631E03" w:rsidP="00631E03">
      <w:pPr>
        <w:numPr>
          <w:ilvl w:val="0"/>
          <w:numId w:val="271"/>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Mitarbeit an europäischen Forschungsprojekten (z. B. EMPIR) </w:t>
      </w:r>
    </w:p>
    <w:p w14:paraId="2CF8A61B" w14:textId="77777777" w:rsidR="00631E03" w:rsidRPr="00631E03" w:rsidRDefault="00631E03" w:rsidP="00631E03">
      <w:pPr>
        <w:numPr>
          <w:ilvl w:val="0"/>
          <w:numId w:val="271"/>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Mitarbeit in internationalen und nationalen Organisationen und Fachgremien </w:t>
      </w:r>
    </w:p>
    <w:p w14:paraId="5A0915E6" w14:textId="5AAF272B"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Internationale Referenztätigkeit</w:t>
      </w:r>
      <w:r w:rsidRPr="00631E03">
        <w:rPr>
          <w:rFonts w:eastAsia="Times New Roman" w:cs="Calibri"/>
          <w:sz w:val="22"/>
          <w:szCs w:val="22"/>
          <w:lang w:eastAsia="de-AT"/>
          <w14:numForm w14:val="default"/>
        </w:rPr>
        <w:t xml:space="preserve"> </w:t>
      </w:r>
    </w:p>
    <w:p w14:paraId="299A0C52" w14:textId="77777777" w:rsidR="00631E03" w:rsidRPr="00631E03" w:rsidRDefault="00631E03" w:rsidP="00631E03">
      <w:pPr>
        <w:numPr>
          <w:ilvl w:val="0"/>
          <w:numId w:val="272"/>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von Referenzbestrahlungen für Thermolumineszenzdosimeter (TLD) im Rahmen von Programmen der International Atomic Energy Agency </w:t>
      </w:r>
    </w:p>
    <w:p w14:paraId="6BD1FCFD" w14:textId="22467E4A" w:rsidR="00F02D95" w:rsidRPr="00BC65E5" w:rsidRDefault="00631E03" w:rsidP="00F02D95">
      <w:pPr>
        <w:numPr>
          <w:ilvl w:val="0"/>
          <w:numId w:val="272"/>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Funktion als Referenzlabor gemeinsam mit internationalen Metrologieinstituten und dem Bureau International des Poids et Mesures zur Qualitätssicherung globaler Dosismessprogramme</w:t>
      </w:r>
    </w:p>
    <w:p w14:paraId="71E37297" w14:textId="028751C3" w:rsidR="00F02D95" w:rsidRPr="00BC65E5" w:rsidRDefault="00F02D95" w:rsidP="00F02D95">
      <w:pPr>
        <w:pStyle w:val="4nummeriert"/>
        <w:spacing w:line="276" w:lineRule="auto"/>
        <w:rPr>
          <w:rFonts w:eastAsia="Times New Roman" w:cs="Calibri"/>
          <w:sz w:val="22"/>
          <w:szCs w:val="22"/>
          <w:lang w:eastAsia="de-AT"/>
          <w14:numForm w14:val="default"/>
        </w:rPr>
      </w:pPr>
      <w:r w:rsidRPr="00BC65E5">
        <w:rPr>
          <w:rFonts w:eastAsia="Times New Roman" w:cs="Calibri"/>
          <w:sz w:val="22"/>
          <w:szCs w:val="22"/>
          <w:lang w:eastAsia="de-AT"/>
          <w14:numForm w14:val="default"/>
        </w:rPr>
        <w:t>Labor Radioaktivität (E412)</w:t>
      </w:r>
      <w:r w:rsidRPr="00BC65E5">
        <w:rPr>
          <w:rFonts w:eastAsia="Times New Roman" w:cs="Calibri"/>
          <w:sz w:val="22"/>
          <w:szCs w:val="22"/>
          <w:lang w:eastAsia="de-AT"/>
          <w14:numForm w14:val="default"/>
        </w:rPr>
        <w:br/>
      </w:r>
    </w:p>
    <w:p w14:paraId="50BDDA06" w14:textId="4EFE1F1C"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Darstellung und Weitergabe der Aktivität</w:t>
      </w:r>
      <w:r w:rsidRPr="00631E03">
        <w:rPr>
          <w:rFonts w:eastAsia="Times New Roman" w:cs="Calibri"/>
          <w:sz w:val="22"/>
          <w:szCs w:val="22"/>
          <w:lang w:eastAsia="de-AT"/>
          <w14:numForm w14:val="default"/>
        </w:rPr>
        <w:t xml:space="preserve"> </w:t>
      </w:r>
    </w:p>
    <w:p w14:paraId="1E61F937" w14:textId="77777777" w:rsidR="00631E03" w:rsidRPr="00631E03" w:rsidRDefault="00631E03" w:rsidP="00631E03">
      <w:pPr>
        <w:numPr>
          <w:ilvl w:val="0"/>
          <w:numId w:val="273"/>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Darstellung und Weitergabe der Einheit der Aktivität (Quellstärke) radioaktiver Stoffe </w:t>
      </w:r>
    </w:p>
    <w:p w14:paraId="2FA26F13" w14:textId="77777777" w:rsidR="00631E03" w:rsidRPr="00631E03" w:rsidRDefault="00631E03" w:rsidP="00631E03">
      <w:pPr>
        <w:numPr>
          <w:ilvl w:val="0"/>
          <w:numId w:val="273"/>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Pflege nationaler Etalons und Anbindung an internationale Referenzstandards </w:t>
      </w:r>
    </w:p>
    <w:p w14:paraId="058BF94F" w14:textId="77777777" w:rsidR="00631E03" w:rsidRPr="00631E03" w:rsidRDefault="00631E03" w:rsidP="00631E03">
      <w:pPr>
        <w:numPr>
          <w:ilvl w:val="0"/>
          <w:numId w:val="273"/>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Weiterentwicklung von Darstellungs-, Mess- und Kalibrierverfahren gemäß Stand der Technik </w:t>
      </w:r>
    </w:p>
    <w:p w14:paraId="65E7F129" w14:textId="01B4C17F"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Mess- und Kalibrierwesen</w:t>
      </w:r>
      <w:r w:rsidRPr="00631E03">
        <w:rPr>
          <w:rFonts w:eastAsia="Times New Roman" w:cs="Calibri"/>
          <w:sz w:val="22"/>
          <w:szCs w:val="22"/>
          <w:lang w:eastAsia="de-AT"/>
          <w14:numForm w14:val="default"/>
        </w:rPr>
        <w:t xml:space="preserve"> </w:t>
      </w:r>
    </w:p>
    <w:p w14:paraId="0E1BAB35" w14:textId="77777777" w:rsidR="00631E03" w:rsidRPr="00631E03" w:rsidRDefault="00631E03" w:rsidP="00631E03">
      <w:pPr>
        <w:numPr>
          <w:ilvl w:val="0"/>
          <w:numId w:val="274"/>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hochpräziser Aktivitätsmessungen und Kalibrierungen </w:t>
      </w:r>
    </w:p>
    <w:p w14:paraId="5683C6A7" w14:textId="77777777" w:rsidR="00631E03" w:rsidRPr="00631E03" w:rsidRDefault="00631E03" w:rsidP="00631E03">
      <w:pPr>
        <w:numPr>
          <w:ilvl w:val="0"/>
          <w:numId w:val="274"/>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Sicherstellung verlässlicher Messergebnisse für Medizin, Strahlenschutz, Umwelt- und Sicherheitsanwendungen </w:t>
      </w:r>
    </w:p>
    <w:p w14:paraId="1868C991" w14:textId="3BBDD712"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Gesetzliches Messwesen und Strahlenschutz</w:t>
      </w:r>
      <w:r w:rsidRPr="00631E03">
        <w:rPr>
          <w:rFonts w:eastAsia="Times New Roman" w:cs="Calibri"/>
          <w:sz w:val="22"/>
          <w:szCs w:val="22"/>
          <w:lang w:eastAsia="de-AT"/>
          <w14:numForm w14:val="default"/>
        </w:rPr>
        <w:t xml:space="preserve"> </w:t>
      </w:r>
    </w:p>
    <w:p w14:paraId="07096B70" w14:textId="77777777" w:rsidR="00631E03" w:rsidRPr="00631E03" w:rsidRDefault="00631E03" w:rsidP="00631E03">
      <w:pPr>
        <w:numPr>
          <w:ilvl w:val="0"/>
          <w:numId w:val="275"/>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lastRenderedPageBreak/>
        <w:t xml:space="preserve">Zulassung von Messgeräten und -einrichtungen zur Eichung bzw. messtechnischen Kontrolle </w:t>
      </w:r>
    </w:p>
    <w:p w14:paraId="0F6B5E2A" w14:textId="77777777" w:rsidR="00631E03" w:rsidRPr="00631E03" w:rsidRDefault="00631E03" w:rsidP="00631E03">
      <w:pPr>
        <w:numPr>
          <w:ilvl w:val="0"/>
          <w:numId w:val="275"/>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Zulassung und messtechnische Kontrolle von Dosismessstellen zur Inkorporationsüberwachung </w:t>
      </w:r>
    </w:p>
    <w:p w14:paraId="250826C2" w14:textId="77777777" w:rsidR="00631E03" w:rsidRPr="00631E03" w:rsidRDefault="00631E03" w:rsidP="00631E03">
      <w:pPr>
        <w:numPr>
          <w:ilvl w:val="0"/>
          <w:numId w:val="275"/>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Konzipierung von Eichvorschriften </w:t>
      </w:r>
    </w:p>
    <w:p w14:paraId="44C3AE7A" w14:textId="77777777" w:rsidR="00631E03" w:rsidRPr="00631E03" w:rsidRDefault="00631E03" w:rsidP="00631E03">
      <w:pPr>
        <w:numPr>
          <w:ilvl w:val="0"/>
          <w:numId w:val="275"/>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von Revisionen von Messgeräten </w:t>
      </w:r>
    </w:p>
    <w:p w14:paraId="4EBBE759" w14:textId="77777777" w:rsidR="00631E03" w:rsidRDefault="00631E03" w:rsidP="00631E03">
      <w:pPr>
        <w:spacing w:after="0" w:line="276" w:lineRule="auto"/>
        <w:rPr>
          <w:rFonts w:eastAsia="Times New Roman" w:cs="Calibri"/>
          <w:b/>
          <w:bCs/>
          <w:sz w:val="22"/>
          <w:szCs w:val="22"/>
          <w:lang w:eastAsia="de-AT"/>
          <w14:numForm w14:val="default"/>
        </w:rPr>
      </w:pPr>
      <w:r w:rsidRPr="00631E03">
        <w:rPr>
          <w:rFonts w:eastAsia="Times New Roman" w:cs="Calibri"/>
          <w:b/>
          <w:bCs/>
          <w:sz w:val="22"/>
          <w:szCs w:val="22"/>
          <w:lang w:eastAsia="de-AT"/>
          <w14:numForm w14:val="default"/>
        </w:rPr>
        <w:t>Tätigkeit im Rahmen des physikalisch-technischer Prüfdienst</w:t>
      </w:r>
    </w:p>
    <w:p w14:paraId="5C0948BF" w14:textId="48E9DC79" w:rsidR="00631E03" w:rsidRPr="00631E03" w:rsidRDefault="00631E03" w:rsidP="00631E03">
      <w:pPr>
        <w:pStyle w:val="Listenabsatz"/>
        <w:numPr>
          <w:ilvl w:val="0"/>
          <w:numId w:val="280"/>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von Kalibrierungen und (Bauart-)Prüfungen </w:t>
      </w:r>
    </w:p>
    <w:p w14:paraId="6B38A725" w14:textId="77777777" w:rsidR="00631E03" w:rsidRPr="00631E03" w:rsidRDefault="00631E03" w:rsidP="00631E03">
      <w:pPr>
        <w:numPr>
          <w:ilvl w:val="0"/>
          <w:numId w:val="276"/>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Erstellung von Gutachten (Sachverständigentätigkeit) </w:t>
      </w:r>
    </w:p>
    <w:p w14:paraId="77711586" w14:textId="77777777" w:rsidR="00631E03" w:rsidRPr="00631E03" w:rsidRDefault="00631E03" w:rsidP="00631E03">
      <w:pPr>
        <w:numPr>
          <w:ilvl w:val="0"/>
          <w:numId w:val="276"/>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Durchführung von Schulungen </w:t>
      </w:r>
    </w:p>
    <w:p w14:paraId="4853A2DA" w14:textId="2A050304"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Internationale Vergleichbarkeit und Qualitätssicherung</w:t>
      </w:r>
      <w:r w:rsidRPr="00631E03">
        <w:rPr>
          <w:rFonts w:eastAsia="Times New Roman" w:cs="Calibri"/>
          <w:sz w:val="22"/>
          <w:szCs w:val="22"/>
          <w:lang w:eastAsia="de-AT"/>
          <w14:numForm w14:val="default"/>
        </w:rPr>
        <w:t xml:space="preserve"> </w:t>
      </w:r>
    </w:p>
    <w:p w14:paraId="4B9B51B2" w14:textId="77777777" w:rsidR="00631E03" w:rsidRPr="00631E03" w:rsidRDefault="00631E03" w:rsidP="00631E03">
      <w:pPr>
        <w:numPr>
          <w:ilvl w:val="0"/>
          <w:numId w:val="277"/>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Teilnahme an internationalen Vergleichsmessungen </w:t>
      </w:r>
    </w:p>
    <w:p w14:paraId="209A04F7" w14:textId="77777777" w:rsidR="00631E03" w:rsidRPr="00631E03" w:rsidRDefault="00631E03" w:rsidP="00631E03">
      <w:pPr>
        <w:numPr>
          <w:ilvl w:val="0"/>
          <w:numId w:val="277"/>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Mitwirkung am internationalen Referenzsystem für Radionuklide (SIR) des Bureau International des Poids et Mesures </w:t>
      </w:r>
    </w:p>
    <w:p w14:paraId="4FBD2F67" w14:textId="77777777" w:rsidR="00631E03" w:rsidRPr="00631E03" w:rsidRDefault="00631E03" w:rsidP="00631E03">
      <w:pPr>
        <w:numPr>
          <w:ilvl w:val="0"/>
          <w:numId w:val="277"/>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Sicherstellung der internationalen Anerkennung und Gleichwertigkeit der Messergebnisse </w:t>
      </w:r>
    </w:p>
    <w:p w14:paraId="27D05AAF" w14:textId="50697DDC" w:rsidR="00631E03" w:rsidRPr="00631E03" w:rsidRDefault="00631E03" w:rsidP="00631E03">
      <w:pPr>
        <w:spacing w:after="0" w:line="276" w:lineRule="auto"/>
        <w:rPr>
          <w:rFonts w:eastAsia="Times New Roman" w:cs="Calibri"/>
          <w:sz w:val="22"/>
          <w:szCs w:val="22"/>
          <w:lang w:eastAsia="de-AT"/>
          <w14:numForm w14:val="default"/>
        </w:rPr>
      </w:pPr>
      <w:r w:rsidRPr="00631E03">
        <w:rPr>
          <w:rFonts w:eastAsia="Times New Roman" w:cs="Calibri"/>
          <w:b/>
          <w:bCs/>
          <w:sz w:val="22"/>
          <w:szCs w:val="22"/>
          <w:lang w:eastAsia="de-AT"/>
          <w14:numForm w14:val="default"/>
        </w:rPr>
        <w:t>Forschung und internationale Zusammenarbeit</w:t>
      </w:r>
      <w:r w:rsidRPr="00631E03">
        <w:rPr>
          <w:rFonts w:eastAsia="Times New Roman" w:cs="Calibri"/>
          <w:sz w:val="22"/>
          <w:szCs w:val="22"/>
          <w:lang w:eastAsia="de-AT"/>
          <w14:numForm w14:val="default"/>
        </w:rPr>
        <w:t xml:space="preserve"> </w:t>
      </w:r>
    </w:p>
    <w:p w14:paraId="7F33C45C" w14:textId="77777777" w:rsidR="00631E03" w:rsidRPr="00631E03" w:rsidRDefault="00631E03" w:rsidP="00631E03">
      <w:pPr>
        <w:numPr>
          <w:ilvl w:val="0"/>
          <w:numId w:val="278"/>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Mitarbeit und Leitung von europäischen Forschungsprojekten (z. B. EMPIR, EURAMET-Studien) </w:t>
      </w:r>
    </w:p>
    <w:p w14:paraId="6F8EC4FD" w14:textId="47BF43E7" w:rsidR="00BC65E5" w:rsidRPr="00BC65E5" w:rsidRDefault="00631E03" w:rsidP="00F02D95">
      <w:pPr>
        <w:numPr>
          <w:ilvl w:val="0"/>
          <w:numId w:val="278"/>
        </w:numPr>
        <w:spacing w:after="0" w:line="276" w:lineRule="auto"/>
        <w:rPr>
          <w:rFonts w:eastAsia="Times New Roman" w:cs="Calibri"/>
          <w:sz w:val="22"/>
          <w:szCs w:val="22"/>
          <w:lang w:eastAsia="de-AT"/>
          <w14:numForm w14:val="default"/>
        </w:rPr>
      </w:pPr>
      <w:r w:rsidRPr="00631E03">
        <w:rPr>
          <w:rFonts w:eastAsia="Times New Roman" w:cs="Calibri"/>
          <w:sz w:val="22"/>
          <w:szCs w:val="22"/>
          <w:lang w:eastAsia="de-AT"/>
          <w14:numForm w14:val="default"/>
        </w:rPr>
        <w:t xml:space="preserve">Mitarbeit in nationalen und internationalen Organisationen und Fachgremien </w:t>
      </w:r>
    </w:p>
    <w:p w14:paraId="533A8E4D" w14:textId="7764D44B" w:rsidR="00F02D95" w:rsidRDefault="00F02D95" w:rsidP="00BC65E5">
      <w:pPr>
        <w:pStyle w:val="3nummeriert"/>
        <w:rPr>
          <w:rFonts w:eastAsia="Times New Roman"/>
          <w:lang w:eastAsia="de-AT"/>
        </w:rPr>
      </w:pPr>
      <w:bookmarkStart w:id="182" w:name="_Toc226466620"/>
      <w:r w:rsidRPr="00F02D95">
        <w:rPr>
          <w:rFonts w:eastAsia="Times New Roman"/>
          <w:lang w:eastAsia="de-AT"/>
        </w:rPr>
        <w:t>Referat Durchfluss und Temperatur</w:t>
      </w:r>
      <w:r w:rsidR="006B6072">
        <w:rPr>
          <w:rFonts w:eastAsia="Times New Roman"/>
          <w:lang w:eastAsia="de-AT"/>
        </w:rPr>
        <w:t xml:space="preserve"> (</w:t>
      </w:r>
      <w:r w:rsidR="006B6072" w:rsidRPr="00F02D95">
        <w:rPr>
          <w:rFonts w:eastAsia="Times New Roman"/>
          <w:lang w:eastAsia="de-AT"/>
        </w:rPr>
        <w:t>E42</w:t>
      </w:r>
      <w:r w:rsidR="00BC65E5">
        <w:rPr>
          <w:rFonts w:eastAsia="Times New Roman"/>
          <w:lang w:eastAsia="de-AT"/>
        </w:rPr>
        <w:t>)</w:t>
      </w:r>
      <w:bookmarkEnd w:id="182"/>
    </w:p>
    <w:p w14:paraId="783C7C2A" w14:textId="77777777" w:rsidR="00BC65E5" w:rsidRDefault="00BC65E5" w:rsidP="00F02D95">
      <w:pPr>
        <w:spacing w:after="0" w:line="276" w:lineRule="auto"/>
        <w:rPr>
          <w:rFonts w:eastAsia="Times New Roman" w:cs="Calibri"/>
          <w:b/>
          <w:sz w:val="22"/>
          <w:szCs w:val="22"/>
          <w:u w:val="single"/>
          <w:lang w:eastAsia="de-AT"/>
          <w14:numForm w14:val="default"/>
        </w:rPr>
      </w:pPr>
    </w:p>
    <w:p w14:paraId="2B5EB766" w14:textId="77777777" w:rsidR="006B6072" w:rsidRDefault="006B6072" w:rsidP="00F02D95">
      <w:pPr>
        <w:spacing w:after="0" w:line="276" w:lineRule="auto"/>
        <w:rPr>
          <w:rFonts w:eastAsia="Times New Roman" w:cs="Calibri"/>
          <w:b/>
          <w:sz w:val="22"/>
          <w:szCs w:val="22"/>
          <w:u w:val="single"/>
          <w:lang w:eastAsia="de-AT"/>
          <w14:numForm w14:val="default"/>
        </w:rPr>
      </w:pPr>
    </w:p>
    <w:p w14:paraId="4EBAE0DA" w14:textId="14F38763"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Das Referat umfasst die Fachbereiche Durchfluss von Flüssigkeiten, Gasen und Wasser sowie Temperatur und Wärmemenge und ist für die Darstellung, Weitergabe und Sicherstellung dieser Messgrößen verantwortlich.</w:t>
      </w:r>
    </w:p>
    <w:p w14:paraId="7250FCA2" w14:textId="77777777" w:rsidR="006B6072" w:rsidRPr="006B6072" w:rsidRDefault="006B6072" w:rsidP="006B6072">
      <w:pPr>
        <w:spacing w:after="0" w:line="276" w:lineRule="auto"/>
        <w:rPr>
          <w:rFonts w:eastAsia="Times New Roman" w:cs="Calibri"/>
          <w:sz w:val="22"/>
          <w:szCs w:val="22"/>
          <w:lang w:eastAsia="de-AT"/>
          <w14:numForm w14:val="default"/>
        </w:rPr>
      </w:pPr>
    </w:p>
    <w:p w14:paraId="78EA7DDA" w14:textId="27F8D335"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Es führt Kalibrierungen, Prüfungen, Konformitätsbewertungen und Aufgaben im gesetzlichen Messwesen durch und gewährleistet durch Erhaltung der nationalen Normale, Verfahrensentwicklung und internationale Zusammenarbeit die Messgenauigkeit und Versorgungssicherheit im Energie-, Umwelt- und Industriebereich.</w:t>
      </w:r>
    </w:p>
    <w:p w14:paraId="39277CDE" w14:textId="77777777" w:rsidR="00BC65E5" w:rsidRDefault="00BC65E5" w:rsidP="00F02D95">
      <w:pPr>
        <w:spacing w:after="0" w:line="276" w:lineRule="auto"/>
        <w:rPr>
          <w:rFonts w:eastAsia="Times New Roman" w:cs="Calibri"/>
          <w:b/>
          <w:sz w:val="22"/>
          <w:szCs w:val="22"/>
          <w:lang w:eastAsia="de-AT"/>
          <w14:numForm w14:val="default"/>
        </w:rPr>
      </w:pPr>
    </w:p>
    <w:p w14:paraId="4F97041E" w14:textId="7A25DCDA" w:rsidR="00BC65E5" w:rsidRPr="00BC65E5" w:rsidRDefault="00F02D95" w:rsidP="00BC65E5">
      <w:pPr>
        <w:pStyle w:val="4nummeriert"/>
        <w:spacing w:line="276" w:lineRule="auto"/>
        <w:rPr>
          <w:rFonts w:eastAsia="Times New Roman" w:cs="Calibri"/>
          <w:sz w:val="22"/>
          <w:szCs w:val="22"/>
          <w:lang w:eastAsia="de-AT"/>
          <w14:numForm w14:val="default"/>
        </w:rPr>
      </w:pPr>
      <w:r w:rsidRPr="00BC65E5">
        <w:rPr>
          <w:rFonts w:eastAsia="Times New Roman" w:cs="Calibri"/>
          <w:sz w:val="22"/>
          <w:szCs w:val="22"/>
          <w:lang w:eastAsia="de-AT"/>
          <w14:numForm w14:val="default"/>
        </w:rPr>
        <w:t>Labor Durchfluss Flüssigkeiten außer Wasser und Wasserstoff (E421)</w:t>
      </w:r>
    </w:p>
    <w:p w14:paraId="0871FD1D" w14:textId="64D32D60" w:rsidR="00F02D95" w:rsidRPr="00F02D95" w:rsidRDefault="00F02D95" w:rsidP="00F02D95">
      <w:pPr>
        <w:spacing w:after="0" w:line="276" w:lineRule="auto"/>
        <w:rPr>
          <w:rFonts w:eastAsia="Times New Roman" w:cs="Calibri"/>
          <w:b/>
          <w:sz w:val="22"/>
          <w:szCs w:val="22"/>
          <w:lang w:eastAsia="de-AT"/>
          <w14:numForm w14:val="default"/>
        </w:rPr>
      </w:pPr>
    </w:p>
    <w:p w14:paraId="20FB9792" w14:textId="035845D1"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Darstellung und Weitergabe der Durchflussgrößen</w:t>
      </w:r>
      <w:r w:rsidRPr="006B6072">
        <w:rPr>
          <w:rFonts w:eastAsia="Times New Roman" w:cs="Calibri"/>
          <w:sz w:val="22"/>
          <w:szCs w:val="22"/>
          <w:lang w:eastAsia="de-AT"/>
          <w14:numForm w14:val="default"/>
        </w:rPr>
        <w:t xml:space="preserve"> </w:t>
      </w:r>
    </w:p>
    <w:p w14:paraId="6EF26EEA" w14:textId="77777777" w:rsidR="006B6072" w:rsidRPr="006B6072" w:rsidRDefault="006B6072" w:rsidP="006B6072">
      <w:pPr>
        <w:numPr>
          <w:ilvl w:val="0"/>
          <w:numId w:val="281"/>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Bereitstellung nationaler Normale für den dynamischen und kontinuierlichen Durchfluss von Flüssigkeiten (außer Wasser) </w:t>
      </w:r>
    </w:p>
    <w:p w14:paraId="6595EDA8" w14:textId="77777777" w:rsidR="006B6072" w:rsidRPr="006B6072" w:rsidRDefault="006B6072" w:rsidP="006B6072">
      <w:pPr>
        <w:numPr>
          <w:ilvl w:val="0"/>
          <w:numId w:val="281"/>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Betrieb spezialisierter Prüfstände (z. B. für Benzin und Diesel) </w:t>
      </w:r>
    </w:p>
    <w:p w14:paraId="43CB408A" w14:textId="77777777" w:rsidR="006B6072" w:rsidRPr="006B6072" w:rsidRDefault="006B6072" w:rsidP="006B6072">
      <w:pPr>
        <w:numPr>
          <w:ilvl w:val="0"/>
          <w:numId w:val="281"/>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Sicherstellung der Rückführung auf internationale Referenzstandards </w:t>
      </w:r>
    </w:p>
    <w:p w14:paraId="6777C74C" w14:textId="35FA166E"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Mess- und Kalibrierwesen</w:t>
      </w:r>
      <w:r w:rsidRPr="006B6072">
        <w:rPr>
          <w:rFonts w:eastAsia="Times New Roman" w:cs="Calibri"/>
          <w:sz w:val="22"/>
          <w:szCs w:val="22"/>
          <w:lang w:eastAsia="de-AT"/>
          <w14:numForm w14:val="default"/>
        </w:rPr>
        <w:t xml:space="preserve"> </w:t>
      </w:r>
    </w:p>
    <w:p w14:paraId="79258E4A" w14:textId="77777777" w:rsidR="006B6072" w:rsidRPr="006B6072" w:rsidRDefault="006B6072" w:rsidP="006B6072">
      <w:pPr>
        <w:numPr>
          <w:ilvl w:val="0"/>
          <w:numId w:val="282"/>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Prüfung und Bewertung von Messanlagen für Flüssigkeiten wie Kraftstoffe, Mineralöle, Flüssiggas, Wasserstoff sowie Lebensmittel (z. B. Milch, Bier, Alkohol) </w:t>
      </w:r>
    </w:p>
    <w:p w14:paraId="30D0AB5D" w14:textId="77777777" w:rsidR="006B6072" w:rsidRPr="006B6072" w:rsidRDefault="006B6072" w:rsidP="006B6072">
      <w:pPr>
        <w:numPr>
          <w:ilvl w:val="0"/>
          <w:numId w:val="282"/>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lastRenderedPageBreak/>
        <w:t xml:space="preserve">Sicherstellung präziser Messungen insbesondere im steuer- und abrechnungsrelevanten Bereich </w:t>
      </w:r>
    </w:p>
    <w:p w14:paraId="504AD9A3" w14:textId="47B00167"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Gesetzliches Messwesen und Konformitätsbewertung</w:t>
      </w:r>
      <w:r w:rsidRPr="006B6072">
        <w:rPr>
          <w:rFonts w:eastAsia="Times New Roman" w:cs="Calibri"/>
          <w:sz w:val="22"/>
          <w:szCs w:val="22"/>
          <w:lang w:eastAsia="de-AT"/>
          <w14:numForm w14:val="default"/>
        </w:rPr>
        <w:t xml:space="preserve"> </w:t>
      </w:r>
    </w:p>
    <w:p w14:paraId="628C2DA9" w14:textId="77777777" w:rsidR="006B6072" w:rsidRPr="006B6072" w:rsidRDefault="006B6072" w:rsidP="006B6072">
      <w:pPr>
        <w:numPr>
          <w:ilvl w:val="0"/>
          <w:numId w:val="283"/>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von Konformitätsbewertungsverfahren für Messanlagen und Zusatzeinrichtungen (z. B. Tankautomaten, Fernanzeigen) </w:t>
      </w:r>
    </w:p>
    <w:p w14:paraId="36C0985E" w14:textId="77777777" w:rsidR="006B6072" w:rsidRPr="006B6072" w:rsidRDefault="006B6072" w:rsidP="006B6072">
      <w:pPr>
        <w:numPr>
          <w:ilvl w:val="0"/>
          <w:numId w:val="283"/>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Zulassung von Messanlagen außerhalb der MID (z. B. CNG, Wasserstoff) </w:t>
      </w:r>
    </w:p>
    <w:p w14:paraId="15A21E2D" w14:textId="77777777" w:rsidR="006B6072" w:rsidRPr="006B6072" w:rsidRDefault="006B6072" w:rsidP="006B6072">
      <w:pPr>
        <w:numPr>
          <w:ilvl w:val="0"/>
          <w:numId w:val="283"/>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von Eichungen für Messanlagen ohne ermächtigte Eichstellen </w:t>
      </w:r>
    </w:p>
    <w:p w14:paraId="076C5787" w14:textId="77777777" w:rsidR="006B6072" w:rsidRPr="006B6072" w:rsidRDefault="006B6072" w:rsidP="006B6072">
      <w:pPr>
        <w:numPr>
          <w:ilvl w:val="0"/>
          <w:numId w:val="283"/>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von Modul-F-Verfahren gemäß Richtlinie 2014/32/EU (Measuring Instruments Directive – MID) </w:t>
      </w:r>
    </w:p>
    <w:p w14:paraId="6FF92BB7" w14:textId="784A1757"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Marktüberwachung und fachliche Unterstützung</w:t>
      </w:r>
      <w:r w:rsidRPr="006B6072">
        <w:rPr>
          <w:rFonts w:eastAsia="Times New Roman" w:cs="Calibri"/>
          <w:sz w:val="22"/>
          <w:szCs w:val="22"/>
          <w:lang w:eastAsia="de-AT"/>
          <w14:numForm w14:val="default"/>
        </w:rPr>
        <w:t xml:space="preserve"> </w:t>
      </w:r>
    </w:p>
    <w:p w14:paraId="450F0B3C" w14:textId="77777777" w:rsidR="006B6072" w:rsidRPr="006B6072" w:rsidRDefault="006B6072" w:rsidP="006B6072">
      <w:pPr>
        <w:numPr>
          <w:ilvl w:val="0"/>
          <w:numId w:val="285"/>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Bearbeitung von Anfragen von Herstellern, Betreibern, Behörden, Exekutive und Privatpersonen </w:t>
      </w:r>
    </w:p>
    <w:p w14:paraId="6D2ECB18" w14:textId="77777777" w:rsidR="006B6072" w:rsidRPr="006B6072" w:rsidRDefault="006B6072" w:rsidP="006B6072">
      <w:pPr>
        <w:numPr>
          <w:ilvl w:val="0"/>
          <w:numId w:val="285"/>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Sicherstellung der Einhaltung gesetzlicher Anforderungen und Messrichtigkeit </w:t>
      </w:r>
    </w:p>
    <w:p w14:paraId="373250CE" w14:textId="16F6C72F"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Internationale Zusammenarbeit</w:t>
      </w:r>
      <w:r w:rsidRPr="006B6072">
        <w:rPr>
          <w:rFonts w:eastAsia="Times New Roman" w:cs="Calibri"/>
          <w:sz w:val="22"/>
          <w:szCs w:val="22"/>
          <w:lang w:eastAsia="de-AT"/>
          <w14:numForm w14:val="default"/>
        </w:rPr>
        <w:t xml:space="preserve"> </w:t>
      </w:r>
    </w:p>
    <w:p w14:paraId="2052B6B2" w14:textId="77777777" w:rsidR="006B6072" w:rsidRPr="006B6072" w:rsidRDefault="006B6072" w:rsidP="006B6072">
      <w:pPr>
        <w:numPr>
          <w:ilvl w:val="0"/>
          <w:numId w:val="286"/>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Mitarbeit in europäischen Gremien, insbesondere WELMEC </w:t>
      </w:r>
    </w:p>
    <w:p w14:paraId="328C9F45" w14:textId="544719D0" w:rsidR="00F02D95" w:rsidRPr="00BC65E5" w:rsidRDefault="006B6072" w:rsidP="00F02D95">
      <w:pPr>
        <w:numPr>
          <w:ilvl w:val="0"/>
          <w:numId w:val="286"/>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Beitrag zur Harmonisierung und Weiterentwicklung der Messtechnik im Bereich Flüssigkeitsdurchfluss</w:t>
      </w:r>
    </w:p>
    <w:p w14:paraId="0E45F52F" w14:textId="22F8C507" w:rsidR="006B6072" w:rsidRPr="00BC65E5" w:rsidRDefault="00F02D95" w:rsidP="00BC65E5">
      <w:pPr>
        <w:pStyle w:val="4nummeriert"/>
        <w:spacing w:line="276" w:lineRule="auto"/>
        <w:rPr>
          <w:rFonts w:eastAsia="Times New Roman" w:cs="Calibri"/>
          <w:sz w:val="22"/>
          <w:szCs w:val="22"/>
          <w:lang w:eastAsia="de-AT"/>
          <w14:numForm w14:val="default"/>
        </w:rPr>
      </w:pPr>
      <w:r w:rsidRPr="00BC65E5">
        <w:rPr>
          <w:rFonts w:eastAsia="Times New Roman" w:cs="Calibri"/>
          <w:sz w:val="22"/>
          <w:szCs w:val="22"/>
          <w:lang w:eastAsia="de-AT"/>
          <w14:numForm w14:val="default"/>
        </w:rPr>
        <w:t>Labor Temperatur, Wärmemenge (E422)</w:t>
      </w:r>
    </w:p>
    <w:p w14:paraId="3D7587ED" w14:textId="77777777" w:rsidR="006B6072" w:rsidRDefault="006B6072" w:rsidP="00F02D95">
      <w:pPr>
        <w:spacing w:after="0" w:line="276" w:lineRule="auto"/>
        <w:rPr>
          <w:rFonts w:eastAsia="Times New Roman" w:cs="Calibri"/>
          <w:b/>
          <w:sz w:val="22"/>
          <w:szCs w:val="22"/>
          <w:lang w:eastAsia="de-AT"/>
          <w14:numForm w14:val="default"/>
        </w:rPr>
      </w:pPr>
    </w:p>
    <w:p w14:paraId="6C09108A" w14:textId="397E033B" w:rsidR="006B6072" w:rsidRPr="006B6072" w:rsidRDefault="006B6072" w:rsidP="006B6072">
      <w:pPr>
        <w:spacing w:after="0" w:line="276" w:lineRule="auto"/>
        <w:rPr>
          <w:rFonts w:eastAsia="Times New Roman" w:cs="Calibri"/>
          <w:b/>
          <w:bCs/>
          <w:sz w:val="22"/>
          <w:szCs w:val="22"/>
          <w:lang w:eastAsia="de-AT"/>
          <w14:numForm w14:val="default"/>
        </w:rPr>
      </w:pPr>
      <w:r w:rsidRPr="006B6072">
        <w:rPr>
          <w:rFonts w:eastAsia="Times New Roman" w:cs="Calibri"/>
          <w:b/>
          <w:bCs/>
          <w:sz w:val="22"/>
          <w:szCs w:val="22"/>
          <w:lang w:eastAsia="de-AT"/>
          <w14:numForm w14:val="default"/>
        </w:rPr>
        <w:t xml:space="preserve">Darstellung und Weitergabe der Temperatureinheit </w:t>
      </w:r>
    </w:p>
    <w:p w14:paraId="32CC7306" w14:textId="77777777" w:rsidR="006B6072" w:rsidRPr="006B6072" w:rsidRDefault="006B6072" w:rsidP="006B6072">
      <w:pPr>
        <w:numPr>
          <w:ilvl w:val="0"/>
          <w:numId w:val="287"/>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Darstellung der SI-Basiseinheit Kelvin (K) mittels nationaler Normale (z. B. Tripelpunkte, Erstarrungspunkte) </w:t>
      </w:r>
    </w:p>
    <w:p w14:paraId="68656E71" w14:textId="77777777" w:rsidR="006B6072" w:rsidRPr="006B6072" w:rsidRDefault="006B6072" w:rsidP="006B6072">
      <w:pPr>
        <w:numPr>
          <w:ilvl w:val="0"/>
          <w:numId w:val="287"/>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Sicherstellung der Rückführung auf internationale Referenzstandards </w:t>
      </w:r>
    </w:p>
    <w:p w14:paraId="164AC6E9" w14:textId="64D20375" w:rsidR="006B6072" w:rsidRPr="006B6072" w:rsidRDefault="006B6072" w:rsidP="006B6072">
      <w:pPr>
        <w:spacing w:after="0" w:line="276" w:lineRule="auto"/>
        <w:rPr>
          <w:rFonts w:eastAsia="Times New Roman" w:cs="Calibri"/>
          <w:b/>
          <w:bCs/>
          <w:sz w:val="22"/>
          <w:szCs w:val="22"/>
          <w:lang w:eastAsia="de-AT"/>
          <w14:numForm w14:val="default"/>
        </w:rPr>
      </w:pPr>
      <w:r w:rsidRPr="006B6072">
        <w:rPr>
          <w:rFonts w:eastAsia="Times New Roman" w:cs="Calibri"/>
          <w:b/>
          <w:bCs/>
          <w:sz w:val="22"/>
          <w:szCs w:val="22"/>
          <w:lang w:eastAsia="de-AT"/>
          <w14:numForm w14:val="default"/>
        </w:rPr>
        <w:t xml:space="preserve">Mess- und Kalibrierwesen </w:t>
      </w:r>
    </w:p>
    <w:p w14:paraId="4DBD94A9" w14:textId="77777777" w:rsidR="006B6072" w:rsidRPr="006B6072" w:rsidRDefault="006B6072" w:rsidP="006B6072">
      <w:pPr>
        <w:numPr>
          <w:ilvl w:val="0"/>
          <w:numId w:val="288"/>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externer Kalibrierungen (z. B. Fixpunkte, Glasthermometer, Widerstandsthermometer, Thermoelemente) </w:t>
      </w:r>
    </w:p>
    <w:p w14:paraId="7CFD0430" w14:textId="77777777" w:rsidR="006B6072" w:rsidRPr="006B6072" w:rsidRDefault="006B6072" w:rsidP="006B6072">
      <w:pPr>
        <w:numPr>
          <w:ilvl w:val="0"/>
          <w:numId w:val="288"/>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Bereitstellung von Kalibrierdienstleistungen für Industrie, Forschung und Behörden </w:t>
      </w:r>
    </w:p>
    <w:p w14:paraId="11969BC1" w14:textId="77777777" w:rsidR="006B6072" w:rsidRPr="006B6072" w:rsidRDefault="006B6072" w:rsidP="006B6072">
      <w:pPr>
        <w:numPr>
          <w:ilvl w:val="0"/>
          <w:numId w:val="288"/>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Unterstützung interner Fachbereiche und Eichämter (Temperatur als wesentliche Einflussgröße) </w:t>
      </w:r>
    </w:p>
    <w:p w14:paraId="59E1E765" w14:textId="3D6AF220" w:rsidR="006B6072" w:rsidRPr="006B6072" w:rsidRDefault="006B6072" w:rsidP="006B6072">
      <w:pPr>
        <w:spacing w:after="0" w:line="276" w:lineRule="auto"/>
        <w:rPr>
          <w:rFonts w:eastAsia="Times New Roman" w:cs="Calibri"/>
          <w:b/>
          <w:bCs/>
          <w:sz w:val="22"/>
          <w:szCs w:val="22"/>
          <w:lang w:eastAsia="de-AT"/>
          <w14:numForm w14:val="default"/>
        </w:rPr>
      </w:pPr>
      <w:r w:rsidRPr="006B6072">
        <w:rPr>
          <w:rFonts w:eastAsia="Times New Roman" w:cs="Calibri"/>
          <w:b/>
          <w:bCs/>
          <w:sz w:val="22"/>
          <w:szCs w:val="22"/>
          <w:lang w:eastAsia="de-AT"/>
          <w14:numForm w14:val="default"/>
        </w:rPr>
        <w:t xml:space="preserve">Gesetzliches Messwesen und Konformitätsbewertung </w:t>
      </w:r>
    </w:p>
    <w:p w14:paraId="4A76F4F1" w14:textId="77777777" w:rsidR="006B6072" w:rsidRPr="006B6072" w:rsidRDefault="006B6072" w:rsidP="006B6072">
      <w:pPr>
        <w:numPr>
          <w:ilvl w:val="0"/>
          <w:numId w:val="289"/>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Zulassung von Temperaturmessgeräten zur Eichung </w:t>
      </w:r>
    </w:p>
    <w:p w14:paraId="509FA6EE" w14:textId="77777777" w:rsidR="006B6072" w:rsidRPr="006B6072" w:rsidRDefault="006B6072" w:rsidP="006B6072">
      <w:pPr>
        <w:numPr>
          <w:ilvl w:val="0"/>
          <w:numId w:val="289"/>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von Konformitätsbewertungsverfahren (z. B. Temperaturfühlerpaare für Wärmemengenzähler) </w:t>
      </w:r>
    </w:p>
    <w:p w14:paraId="17D3C916" w14:textId="7DBD0090" w:rsidR="006B6072" w:rsidRPr="006B6072" w:rsidRDefault="006B6072" w:rsidP="006B6072">
      <w:pPr>
        <w:spacing w:after="0" w:line="276" w:lineRule="auto"/>
        <w:rPr>
          <w:rFonts w:eastAsia="Times New Roman" w:cs="Calibri"/>
          <w:b/>
          <w:bCs/>
          <w:sz w:val="22"/>
          <w:szCs w:val="22"/>
          <w:lang w:eastAsia="de-AT"/>
          <w14:numForm w14:val="default"/>
        </w:rPr>
      </w:pPr>
      <w:r w:rsidRPr="006B6072">
        <w:rPr>
          <w:rFonts w:eastAsia="Times New Roman" w:cs="Calibri"/>
          <w:b/>
          <w:bCs/>
          <w:sz w:val="22"/>
          <w:szCs w:val="22"/>
          <w:lang w:eastAsia="de-AT"/>
          <w14:numForm w14:val="default"/>
        </w:rPr>
        <w:t xml:space="preserve">Innovative Messsysteme und Weiterentwicklung </w:t>
      </w:r>
    </w:p>
    <w:p w14:paraId="32D6158D" w14:textId="77777777" w:rsidR="006B6072" w:rsidRPr="006B6072" w:rsidRDefault="006B6072" w:rsidP="006B6072">
      <w:pPr>
        <w:numPr>
          <w:ilvl w:val="0"/>
          <w:numId w:val="290"/>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Betrieb eines Prüfstands für kontaktlose Temperaturmessung (IR-Thermometrie) </w:t>
      </w:r>
    </w:p>
    <w:p w14:paraId="5A05A3C7" w14:textId="77777777" w:rsidR="006B6072" w:rsidRPr="006B6072" w:rsidRDefault="006B6072" w:rsidP="006B6072">
      <w:pPr>
        <w:numPr>
          <w:ilvl w:val="0"/>
          <w:numId w:val="290"/>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Entwicklung und Anwendung eines Kalibriersystems für Lufttemperaturmessungen </w:t>
      </w:r>
    </w:p>
    <w:p w14:paraId="2568F62A" w14:textId="77777777" w:rsidR="006B6072" w:rsidRPr="006B6072" w:rsidRDefault="006B6072" w:rsidP="006B6072">
      <w:pPr>
        <w:numPr>
          <w:ilvl w:val="0"/>
          <w:numId w:val="290"/>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Beitrag zur Weiterentwicklung klimarelevanter Messgrößen und Verfahren </w:t>
      </w:r>
    </w:p>
    <w:p w14:paraId="172E1B2F" w14:textId="4E568D8D" w:rsidR="006B6072" w:rsidRPr="006B6072" w:rsidRDefault="006B6072" w:rsidP="006B6072">
      <w:pPr>
        <w:spacing w:after="0" w:line="276" w:lineRule="auto"/>
        <w:rPr>
          <w:rFonts w:eastAsia="Times New Roman" w:cs="Calibri"/>
          <w:b/>
          <w:bCs/>
          <w:sz w:val="22"/>
          <w:szCs w:val="22"/>
          <w:lang w:eastAsia="de-AT"/>
          <w14:numForm w14:val="default"/>
        </w:rPr>
      </w:pPr>
      <w:r w:rsidRPr="006B6072">
        <w:rPr>
          <w:rFonts w:eastAsia="Times New Roman" w:cs="Calibri"/>
          <w:b/>
          <w:bCs/>
          <w:sz w:val="22"/>
          <w:szCs w:val="22"/>
          <w:lang w:eastAsia="de-AT"/>
          <w14:numForm w14:val="default"/>
        </w:rPr>
        <w:t xml:space="preserve">Internationale Zusammenarbeit und Forschung </w:t>
      </w:r>
    </w:p>
    <w:p w14:paraId="5ED595B7" w14:textId="77777777" w:rsidR="006B6072" w:rsidRPr="006B6072" w:rsidRDefault="006B6072" w:rsidP="006B6072">
      <w:pPr>
        <w:numPr>
          <w:ilvl w:val="0"/>
          <w:numId w:val="292"/>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Mitarbeit an internationalen Forschungsprojekten im Rahmen der European Partnership on Metrology </w:t>
      </w:r>
    </w:p>
    <w:p w14:paraId="272F9F93" w14:textId="77777777" w:rsidR="00BC65E5" w:rsidRDefault="006B6072" w:rsidP="00BC65E5">
      <w:pPr>
        <w:numPr>
          <w:ilvl w:val="0"/>
          <w:numId w:val="292"/>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Beitrag zur Standardisierung und Weiterentwicklung der Temperaturmessung auf internationaler Ebene</w:t>
      </w:r>
    </w:p>
    <w:p w14:paraId="135FF477" w14:textId="77777777" w:rsidR="00BC65E5" w:rsidRDefault="00BC65E5" w:rsidP="00BC65E5">
      <w:pPr>
        <w:spacing w:after="0" w:line="276" w:lineRule="auto"/>
        <w:ind w:left="360"/>
        <w:rPr>
          <w:rFonts w:eastAsia="Times New Roman" w:cs="Calibri"/>
          <w:sz w:val="22"/>
          <w:szCs w:val="22"/>
          <w:lang w:eastAsia="de-AT"/>
          <w14:numForm w14:val="default"/>
        </w:rPr>
      </w:pPr>
    </w:p>
    <w:p w14:paraId="0C11F1FC" w14:textId="4A0DD3D5" w:rsidR="00BC65E5" w:rsidRPr="00BC65E5" w:rsidRDefault="00F02D95" w:rsidP="00BC65E5">
      <w:pPr>
        <w:pStyle w:val="4nummeriert"/>
        <w:spacing w:line="276" w:lineRule="auto"/>
        <w:rPr>
          <w:rFonts w:eastAsia="Times New Roman" w:cs="Calibri"/>
          <w:sz w:val="22"/>
          <w:szCs w:val="22"/>
          <w:lang w:eastAsia="de-AT"/>
          <w14:numForm w14:val="default"/>
        </w:rPr>
      </w:pPr>
      <w:r w:rsidRPr="00BC65E5">
        <w:rPr>
          <w:rFonts w:eastAsia="Times New Roman" w:cs="Calibri"/>
          <w:sz w:val="22"/>
          <w:szCs w:val="22"/>
          <w:lang w:eastAsia="de-AT"/>
          <w14:numForm w14:val="default"/>
        </w:rPr>
        <w:lastRenderedPageBreak/>
        <w:t>Labor Durchfluss Gas, Wasser und EN149+166 (E423</w:t>
      </w:r>
      <w:r w:rsidR="00BC65E5" w:rsidRPr="00BC65E5">
        <w:rPr>
          <w:rFonts w:eastAsia="Times New Roman" w:cs="Calibri"/>
          <w:sz w:val="22"/>
          <w:szCs w:val="22"/>
          <w:lang w:eastAsia="de-AT"/>
          <w14:numForm w14:val="default"/>
        </w:rPr>
        <w:t>)</w:t>
      </w:r>
    </w:p>
    <w:p w14:paraId="6979304D" w14:textId="77777777" w:rsidR="00BC65E5" w:rsidRPr="00BC65E5" w:rsidRDefault="00BC65E5" w:rsidP="00BC65E5">
      <w:pPr>
        <w:spacing w:after="0" w:line="276" w:lineRule="auto"/>
        <w:rPr>
          <w:rFonts w:eastAsia="Times New Roman" w:cs="Calibri"/>
          <w:sz w:val="22"/>
          <w:szCs w:val="22"/>
          <w:lang w:eastAsia="de-AT"/>
          <w14:numForm w14:val="default"/>
        </w:rPr>
      </w:pPr>
    </w:p>
    <w:p w14:paraId="19043ABF" w14:textId="4782350B"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Darstellung und Weitergabe der Durchflussgrößen</w:t>
      </w:r>
      <w:r w:rsidRPr="006B6072">
        <w:rPr>
          <w:rFonts w:eastAsia="Times New Roman" w:cs="Calibri"/>
          <w:sz w:val="22"/>
          <w:szCs w:val="22"/>
          <w:lang w:eastAsia="de-AT"/>
          <w14:numForm w14:val="default"/>
        </w:rPr>
        <w:t xml:space="preserve"> </w:t>
      </w:r>
    </w:p>
    <w:p w14:paraId="524E73EC" w14:textId="77777777" w:rsidR="006B6072" w:rsidRPr="006B6072" w:rsidRDefault="006B6072" w:rsidP="006B6072">
      <w:pPr>
        <w:numPr>
          <w:ilvl w:val="0"/>
          <w:numId w:val="293"/>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Bereitstellung nationaler Normale für die Durchflussmessung von Wasser und Gas </w:t>
      </w:r>
    </w:p>
    <w:p w14:paraId="26C209F7" w14:textId="77777777" w:rsidR="006B6072" w:rsidRPr="006B6072" w:rsidRDefault="006B6072" w:rsidP="006B6072">
      <w:pPr>
        <w:numPr>
          <w:ilvl w:val="0"/>
          <w:numId w:val="293"/>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Betrieb von Prüfständen für Kalt- und Warmwasser sowie für Gasmengenmessung </w:t>
      </w:r>
    </w:p>
    <w:p w14:paraId="7D050B6A" w14:textId="77777777" w:rsidR="006B6072" w:rsidRPr="006B6072" w:rsidRDefault="006B6072" w:rsidP="006B6072">
      <w:pPr>
        <w:numPr>
          <w:ilvl w:val="0"/>
          <w:numId w:val="293"/>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Sicherstellung der Rückführung auf internationale Referenzstandards </w:t>
      </w:r>
    </w:p>
    <w:p w14:paraId="4593D4AC" w14:textId="2DBA679E"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Mess- und Kalibrierwesen</w:t>
      </w:r>
      <w:r w:rsidRPr="006B6072">
        <w:rPr>
          <w:rFonts w:eastAsia="Times New Roman" w:cs="Calibri"/>
          <w:sz w:val="22"/>
          <w:szCs w:val="22"/>
          <w:lang w:eastAsia="de-AT"/>
          <w14:numForm w14:val="default"/>
        </w:rPr>
        <w:t xml:space="preserve"> </w:t>
      </w:r>
    </w:p>
    <w:p w14:paraId="5352AB5E" w14:textId="77777777" w:rsidR="006B6072" w:rsidRPr="006B6072" w:rsidRDefault="006B6072" w:rsidP="006B6072">
      <w:pPr>
        <w:numPr>
          <w:ilvl w:val="0"/>
          <w:numId w:val="294"/>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externer Kalibrierungen für Wasser-, Gas-, Wärme- und Kältezähler </w:t>
      </w:r>
    </w:p>
    <w:p w14:paraId="258509AB" w14:textId="77777777" w:rsidR="006B6072" w:rsidRPr="006B6072" w:rsidRDefault="006B6072" w:rsidP="006B6072">
      <w:pPr>
        <w:numPr>
          <w:ilvl w:val="0"/>
          <w:numId w:val="294"/>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Sicherstellung präziser Messungen im Versorgungs- und Energiebereich </w:t>
      </w:r>
    </w:p>
    <w:p w14:paraId="7BD0BAC3" w14:textId="3C7E5F21"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Gesetzliches Messwesen und Konformitätsbewertung</w:t>
      </w:r>
      <w:r w:rsidRPr="006B6072">
        <w:rPr>
          <w:rFonts w:eastAsia="Times New Roman" w:cs="Calibri"/>
          <w:sz w:val="22"/>
          <w:szCs w:val="22"/>
          <w:lang w:eastAsia="de-AT"/>
          <w14:numForm w14:val="default"/>
        </w:rPr>
        <w:t xml:space="preserve"> </w:t>
      </w:r>
    </w:p>
    <w:p w14:paraId="1199BC49" w14:textId="77777777" w:rsidR="006B6072" w:rsidRPr="006B6072" w:rsidRDefault="006B6072" w:rsidP="006B6072">
      <w:pPr>
        <w:numPr>
          <w:ilvl w:val="0"/>
          <w:numId w:val="295"/>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von Konformitätsbewertungsverfahren für Wasser- und Wärmezähler sowie deren Komponenten </w:t>
      </w:r>
    </w:p>
    <w:p w14:paraId="51D8F04B" w14:textId="77777777" w:rsidR="006B6072" w:rsidRPr="006B6072" w:rsidRDefault="006B6072" w:rsidP="006B6072">
      <w:pPr>
        <w:numPr>
          <w:ilvl w:val="0"/>
          <w:numId w:val="295"/>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Zulassungen und Eignungsprüfungen (z. B. für Kältezähler) </w:t>
      </w:r>
    </w:p>
    <w:p w14:paraId="0A875ACB" w14:textId="77777777" w:rsidR="006B6072" w:rsidRPr="006B6072" w:rsidRDefault="006B6072" w:rsidP="006B6072">
      <w:pPr>
        <w:numPr>
          <w:ilvl w:val="0"/>
          <w:numId w:val="295"/>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Eichung von Großzählern ohne ermächtigte Eichstellen </w:t>
      </w:r>
    </w:p>
    <w:p w14:paraId="05B2E6A8" w14:textId="77777777" w:rsidR="006B6072" w:rsidRPr="006B6072" w:rsidRDefault="006B6072" w:rsidP="006B6072">
      <w:pPr>
        <w:numPr>
          <w:ilvl w:val="0"/>
          <w:numId w:val="295"/>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Technische Prüfungen im Rahmen der Marktüberwachung </w:t>
      </w:r>
    </w:p>
    <w:p w14:paraId="3B476464" w14:textId="5FE0C83D"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Überwachung und Qualitätssicherung</w:t>
      </w:r>
      <w:r w:rsidRPr="006B6072">
        <w:rPr>
          <w:rFonts w:eastAsia="Times New Roman" w:cs="Calibri"/>
          <w:sz w:val="22"/>
          <w:szCs w:val="22"/>
          <w:lang w:eastAsia="de-AT"/>
          <w14:numForm w14:val="default"/>
        </w:rPr>
        <w:t xml:space="preserve"> </w:t>
      </w:r>
    </w:p>
    <w:p w14:paraId="3CE3345C" w14:textId="77777777" w:rsidR="006B6072" w:rsidRPr="006B6072" w:rsidRDefault="006B6072" w:rsidP="006B6072">
      <w:pPr>
        <w:numPr>
          <w:ilvl w:val="0"/>
          <w:numId w:val="296"/>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Fachliche Überwachung von Eichstellen im Bereich thermische Energiemessung </w:t>
      </w:r>
    </w:p>
    <w:p w14:paraId="735C73B4" w14:textId="77777777" w:rsidR="006B6072" w:rsidRPr="006B6072" w:rsidRDefault="006B6072" w:rsidP="006B6072">
      <w:pPr>
        <w:numPr>
          <w:ilvl w:val="0"/>
          <w:numId w:val="296"/>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Durchführung statistischer Verfahren zur Verlängerung von Nacheichfristen </w:t>
      </w:r>
    </w:p>
    <w:p w14:paraId="3CCFA8C4" w14:textId="62A595AF"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Gutachten und Befundprüfungen</w:t>
      </w:r>
      <w:r w:rsidRPr="006B6072">
        <w:rPr>
          <w:rFonts w:eastAsia="Times New Roman" w:cs="Calibri"/>
          <w:sz w:val="22"/>
          <w:szCs w:val="22"/>
          <w:lang w:eastAsia="de-AT"/>
          <w14:numForm w14:val="default"/>
        </w:rPr>
        <w:t xml:space="preserve"> </w:t>
      </w:r>
    </w:p>
    <w:p w14:paraId="058A4218" w14:textId="77777777" w:rsidR="006B6072" w:rsidRPr="006B6072" w:rsidRDefault="006B6072" w:rsidP="006B6072">
      <w:pPr>
        <w:numPr>
          <w:ilvl w:val="0"/>
          <w:numId w:val="297"/>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Erstellung unabhängiger Prüfberichte und Gutachten bei Streitfällen zwischen Endkundinnen und Endkunden sowie Energieversorgern </w:t>
      </w:r>
    </w:p>
    <w:p w14:paraId="241652DC" w14:textId="77777777" w:rsidR="006B6072" w:rsidRPr="006B6072" w:rsidRDefault="006B6072" w:rsidP="006B6072">
      <w:pPr>
        <w:numPr>
          <w:ilvl w:val="0"/>
          <w:numId w:val="297"/>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Überprüfung der Messrichtigkeit von Zählern </w:t>
      </w:r>
    </w:p>
    <w:p w14:paraId="7C2FE8E0" w14:textId="1417C867" w:rsidR="006B6072" w:rsidRPr="006B6072" w:rsidRDefault="006B6072" w:rsidP="006B6072">
      <w:pPr>
        <w:spacing w:after="0" w:line="276" w:lineRule="auto"/>
        <w:rPr>
          <w:rFonts w:eastAsia="Times New Roman" w:cs="Calibri"/>
          <w:sz w:val="22"/>
          <w:szCs w:val="22"/>
          <w:lang w:eastAsia="de-AT"/>
          <w14:numForm w14:val="default"/>
        </w:rPr>
      </w:pPr>
      <w:r w:rsidRPr="006B6072">
        <w:rPr>
          <w:rFonts w:eastAsia="Times New Roman" w:cs="Calibri"/>
          <w:b/>
          <w:bCs/>
          <w:sz w:val="22"/>
          <w:szCs w:val="22"/>
          <w:lang w:eastAsia="de-AT"/>
          <w14:numForm w14:val="default"/>
        </w:rPr>
        <w:t>Internationale Zusammenarbeit</w:t>
      </w:r>
      <w:r w:rsidRPr="006B6072">
        <w:rPr>
          <w:rFonts w:eastAsia="Times New Roman" w:cs="Calibri"/>
          <w:sz w:val="22"/>
          <w:szCs w:val="22"/>
          <w:lang w:eastAsia="de-AT"/>
          <w14:numForm w14:val="default"/>
        </w:rPr>
        <w:t xml:space="preserve"> </w:t>
      </w:r>
    </w:p>
    <w:p w14:paraId="5505D47B" w14:textId="77777777" w:rsidR="006B6072" w:rsidRPr="006B6072" w:rsidRDefault="006B6072" w:rsidP="006B6072">
      <w:pPr>
        <w:numPr>
          <w:ilvl w:val="0"/>
          <w:numId w:val="299"/>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 xml:space="preserve">Mitarbeit in europäischen Fachgremien, insbesondere WELMEC </w:t>
      </w:r>
    </w:p>
    <w:p w14:paraId="1FC69344" w14:textId="131ABABC" w:rsidR="00F02D95" w:rsidRPr="00DF55F3" w:rsidRDefault="006B6072" w:rsidP="00F02D95">
      <w:pPr>
        <w:numPr>
          <w:ilvl w:val="0"/>
          <w:numId w:val="299"/>
        </w:numPr>
        <w:spacing w:after="0" w:line="276" w:lineRule="auto"/>
        <w:rPr>
          <w:rFonts w:eastAsia="Times New Roman" w:cs="Calibri"/>
          <w:sz w:val="22"/>
          <w:szCs w:val="22"/>
          <w:lang w:eastAsia="de-AT"/>
          <w14:numForm w14:val="default"/>
        </w:rPr>
      </w:pPr>
      <w:r w:rsidRPr="006B6072">
        <w:rPr>
          <w:rFonts w:eastAsia="Times New Roman" w:cs="Calibri"/>
          <w:sz w:val="22"/>
          <w:szCs w:val="22"/>
          <w:lang w:eastAsia="de-AT"/>
          <w14:numForm w14:val="default"/>
        </w:rPr>
        <w:t>Beitrag zur Harmonisierung und Weiterentwicklung von Messgerätenormen im Energie- und Versorgungsbereich</w:t>
      </w:r>
    </w:p>
    <w:p w14:paraId="71D79650" w14:textId="66804426" w:rsidR="00DF55F3" w:rsidRDefault="00DF55F3" w:rsidP="00DE619E">
      <w:pPr>
        <w:pStyle w:val="2nummeriert"/>
      </w:pPr>
      <w:bookmarkStart w:id="183" w:name="_Toc226466621"/>
      <w:r>
        <w:t>Notifizierte Stelle (</w:t>
      </w:r>
      <w:r w:rsidRPr="00DF55F3">
        <w:t>NAWID, MID, PSA</w:t>
      </w:r>
      <w:r>
        <w:t>)</w:t>
      </w:r>
      <w:bookmarkEnd w:id="183"/>
    </w:p>
    <w:p w14:paraId="51CDE15C" w14:textId="78656E33" w:rsidR="00DF55F3" w:rsidRDefault="00DF55F3" w:rsidP="00F02D95">
      <w:r w:rsidRPr="00DF55F3">
        <w:t>Notifizierte Stellen übernehmen – sofern unionsrechtlich vorgesehen – Aufgaben der Konformitätsbewertung als unabhängige und neutrale Instanzen. Die Notifizierung erfolgt durch die Mitgliedstaaten nach Prüfung der fachlichen Kompetenz, Unabhängigkeit, Unparteilichkeit und Integrität der jeweiligen Stelle.</w:t>
      </w:r>
    </w:p>
    <w:p w14:paraId="1F6426A8" w14:textId="77777777" w:rsidR="00DF55F3" w:rsidRDefault="00DF55F3" w:rsidP="00DF55F3">
      <w:pPr>
        <w:spacing w:after="0"/>
      </w:pPr>
      <w:r w:rsidRPr="00DF55F3">
        <w:t>Das BEV ist derzeit notifizierte Stelle für</w:t>
      </w:r>
    </w:p>
    <w:p w14:paraId="2B66234D" w14:textId="191D9830" w:rsidR="00DF55F3" w:rsidRPr="00DF55F3" w:rsidRDefault="00DF55F3" w:rsidP="00DF55F3">
      <w:pPr>
        <w:pStyle w:val="Listenabsatz"/>
        <w:numPr>
          <w:ilvl w:val="0"/>
          <w:numId w:val="280"/>
        </w:numPr>
        <w:spacing w:after="0"/>
      </w:pPr>
      <w:r w:rsidRPr="00DF55F3">
        <w:t>die Richtlinie 2014/31/EU (non-automatic weighing instruments – Nichtselbsttätige Waagen)</w:t>
      </w:r>
    </w:p>
    <w:p w14:paraId="5B12C2D0" w14:textId="77777777" w:rsidR="00DF55F3" w:rsidRDefault="00DF55F3" w:rsidP="00DF55F3">
      <w:pPr>
        <w:numPr>
          <w:ilvl w:val="0"/>
          <w:numId w:val="300"/>
        </w:numPr>
        <w:spacing w:after="0"/>
        <w:ind w:left="714" w:hanging="357"/>
      </w:pPr>
      <w:r w:rsidRPr="00DF55F3">
        <w:t>die Richtlinie 2014/32/EU des Europäischen Parlaments und des Rates vom 26. Februar 2014 über Messgeräte</w:t>
      </w:r>
    </w:p>
    <w:p w14:paraId="28020369" w14:textId="29311581" w:rsidR="00DF55F3" w:rsidRDefault="00DF55F3" w:rsidP="00DF55F3">
      <w:pPr>
        <w:numPr>
          <w:ilvl w:val="0"/>
          <w:numId w:val="300"/>
        </w:numPr>
        <w:spacing w:after="0"/>
        <w:ind w:left="714" w:hanging="357"/>
      </w:pPr>
      <w:r w:rsidRPr="00DF55F3">
        <w:t>die Verordnung (EU) über Persönliche Schutzausrüstung (PSA)</w:t>
      </w:r>
    </w:p>
    <w:p w14:paraId="7AB0371F" w14:textId="77777777" w:rsidR="00DF55F3" w:rsidRPr="00DF55F3" w:rsidRDefault="00DF55F3" w:rsidP="00DF55F3">
      <w:pPr>
        <w:spacing w:after="0"/>
        <w:ind w:left="714"/>
      </w:pPr>
    </w:p>
    <w:p w14:paraId="48F0E641" w14:textId="0223DD39" w:rsidR="00DF55F3" w:rsidRDefault="00DF55F3" w:rsidP="00F02D95">
      <w:r>
        <w:t>Als</w:t>
      </w:r>
      <w:r w:rsidRPr="00DF55F3">
        <w:t xml:space="preserve"> </w:t>
      </w:r>
      <w:r>
        <w:t>n</w:t>
      </w:r>
      <w:r w:rsidRPr="00DF55F3">
        <w:t xml:space="preserve">otifizierte Stelle gewährleistet </w:t>
      </w:r>
      <w:r>
        <w:t xml:space="preserve">das BEV </w:t>
      </w:r>
      <w:r w:rsidRPr="00DF55F3">
        <w:t xml:space="preserve">durch Anwendung der einschlägigen EU-Rechtsvorschriften den freien Marktzugang österreichischer </w:t>
      </w:r>
      <w:r>
        <w:t xml:space="preserve">Unternehmen und </w:t>
      </w:r>
      <w:r w:rsidRPr="00DF55F3">
        <w:t>Produkte innerhalb der Europäischen Union.</w:t>
      </w:r>
    </w:p>
    <w:p w14:paraId="6ABFB756" w14:textId="3711F9A7" w:rsidR="00DF55F3" w:rsidRDefault="00DF55F3" w:rsidP="00DE619E">
      <w:pPr>
        <w:pStyle w:val="2nummeriert"/>
      </w:pPr>
      <w:bookmarkStart w:id="184" w:name="_Toc226466622"/>
      <w:r>
        <w:lastRenderedPageBreak/>
        <w:t>Ermächtigungsstelle für Eichstellen</w:t>
      </w:r>
      <w:bookmarkEnd w:id="184"/>
    </w:p>
    <w:p w14:paraId="53D90AE2" w14:textId="1747E672" w:rsidR="00DF55F3" w:rsidRDefault="00DF55F3" w:rsidP="00DF55F3">
      <w:r>
        <w:t>Durch eine Novelle des Maß- und Eichgesetzes (MEG) wurde mit 1. Juni 2004 akkreditierten Stellen die Durchführung von Eichungen ermöglicht.</w:t>
      </w:r>
    </w:p>
    <w:p w14:paraId="7A1E6804" w14:textId="13422F25" w:rsidR="00DF55F3" w:rsidRDefault="00DF55F3" w:rsidP="00DF55F3">
      <w:r w:rsidRPr="00DF55F3">
        <w:t>Am 1. Juli 2011 ging die Akkreditierung in eine Ermächtigung durch das B</w:t>
      </w:r>
      <w:r>
        <w:t>EV</w:t>
      </w:r>
      <w:r w:rsidRPr="00DF55F3">
        <w:t xml:space="preserve"> über. Durch die Neufassung und die Übertragung der Ermächtigung von Eichstellen an das </w:t>
      </w:r>
      <w:r>
        <w:t>BEV</w:t>
      </w:r>
      <w:r w:rsidRPr="00DF55F3">
        <w:t xml:space="preserve"> soll erreicht werden, dass die Berechtigungen für Eichstellen auch weiterhin in einem One-Stop-Verfahren erteilt werden können.</w:t>
      </w:r>
    </w:p>
    <w:p w14:paraId="6FE6D113" w14:textId="0A2F8EB4" w:rsidR="007A1B92" w:rsidRDefault="007A1B92" w:rsidP="00DE619E">
      <w:pPr>
        <w:pStyle w:val="2nummeriert"/>
      </w:pPr>
      <w:bookmarkStart w:id="185" w:name="_Toc226466623"/>
      <w:r>
        <w:t>Schnittstellen und Kooperationen</w:t>
      </w:r>
      <w:bookmarkEnd w:id="185"/>
      <w:r>
        <w:t xml:space="preserve"> </w:t>
      </w:r>
    </w:p>
    <w:p w14:paraId="21751869" w14:textId="77777777" w:rsidR="007A1B92" w:rsidRPr="007A1B92" w:rsidRDefault="007A1B92" w:rsidP="007A1B92">
      <w:pPr>
        <w:rPr>
          <w:b/>
          <w:bCs/>
          <w:u w:val="single"/>
        </w:rPr>
      </w:pPr>
      <w:r w:rsidRPr="007A1B92">
        <w:rPr>
          <w:b/>
          <w:bCs/>
          <w:u w:val="single"/>
        </w:rPr>
        <w:t>Schnittstellen/Kooperationen BMWET</w:t>
      </w:r>
    </w:p>
    <w:p w14:paraId="24363CC1" w14:textId="77777777" w:rsidR="007A1B92" w:rsidRPr="007A1B92" w:rsidRDefault="007A1B92" w:rsidP="007A1B92">
      <w:pPr>
        <w:rPr>
          <w:b/>
          <w:bCs/>
          <w:u w:val="single"/>
        </w:rPr>
      </w:pPr>
    </w:p>
    <w:p w14:paraId="4FC56BF7" w14:textId="77777777" w:rsidR="007A1B92" w:rsidRPr="007A1B92" w:rsidRDefault="007A1B92" w:rsidP="007A1B92">
      <w:pPr>
        <w:rPr>
          <w:b/>
          <w:bCs/>
          <w:u w:val="single"/>
        </w:rPr>
      </w:pPr>
      <w:r w:rsidRPr="007A1B92">
        <w:rPr>
          <w:b/>
          <w:bCs/>
          <w:u w:val="single"/>
        </w:rPr>
        <w:t>Schnittstellen/Kooperationen zu anderen Ministerien</w:t>
      </w:r>
    </w:p>
    <w:p w14:paraId="63CBB0E1" w14:textId="77777777" w:rsidR="007A1B92" w:rsidRPr="007A1B92" w:rsidRDefault="007A1B92" w:rsidP="007A1B92">
      <w:pPr>
        <w:rPr>
          <w:b/>
          <w:bCs/>
          <w:u w:val="single"/>
        </w:rPr>
      </w:pPr>
    </w:p>
    <w:p w14:paraId="184D92E3" w14:textId="77777777" w:rsidR="007A1B92" w:rsidRPr="007A1B92" w:rsidRDefault="007A1B92" w:rsidP="007A1B92">
      <w:pPr>
        <w:rPr>
          <w:b/>
          <w:bCs/>
          <w:u w:val="single"/>
        </w:rPr>
      </w:pPr>
      <w:r w:rsidRPr="007A1B92">
        <w:rPr>
          <w:b/>
          <w:bCs/>
          <w:u w:val="single"/>
        </w:rPr>
        <w:t>Schnittstellen/Kooperation zu anderen Gebietskörperschaften</w:t>
      </w:r>
    </w:p>
    <w:p w14:paraId="7308DE8F" w14:textId="77777777" w:rsidR="007A1B92" w:rsidRPr="007A1B92" w:rsidRDefault="007A1B92" w:rsidP="007A1B92">
      <w:pPr>
        <w:rPr>
          <w:b/>
          <w:bCs/>
          <w:u w:val="single"/>
        </w:rPr>
      </w:pPr>
    </w:p>
    <w:p w14:paraId="5EC8F08B" w14:textId="364F1AD2" w:rsidR="007A1B92" w:rsidRPr="007A1B92" w:rsidRDefault="007A1B92" w:rsidP="007A1B92">
      <w:pPr>
        <w:rPr>
          <w:b/>
          <w:bCs/>
          <w:u w:val="single"/>
        </w:rPr>
      </w:pPr>
      <w:r w:rsidRPr="007A1B92">
        <w:rPr>
          <w:b/>
          <w:bCs/>
          <w:u w:val="single"/>
        </w:rPr>
        <w:t>Schnittstellen/Kooperation zu internationalen Gremien</w:t>
      </w:r>
    </w:p>
    <w:p w14:paraId="200C6AFD" w14:textId="77777777" w:rsidR="005E789D" w:rsidRDefault="005E789D" w:rsidP="00DE619E">
      <w:pPr>
        <w:pStyle w:val="1nummeriert"/>
      </w:pPr>
      <w:bookmarkStart w:id="186" w:name="_Toc226466624"/>
      <w:r>
        <w:lastRenderedPageBreak/>
        <w:t>Gruppe Grundlagen und Geoinformation</w:t>
      </w:r>
      <w:bookmarkEnd w:id="186"/>
    </w:p>
    <w:p w14:paraId="5F0F0D5B" w14:textId="6A97F1A6" w:rsidR="00AC6412" w:rsidRDefault="00AC6412" w:rsidP="00DE619E">
      <w:pPr>
        <w:pStyle w:val="2nummeriert"/>
        <w:rPr>
          <w:lang w:val="de-DE"/>
        </w:rPr>
      </w:pPr>
      <w:bookmarkStart w:id="187" w:name="_Toc226466625"/>
      <w:bookmarkStart w:id="188" w:name="_Toc198538255"/>
      <w:bookmarkStart w:id="189" w:name="_Toc201036870"/>
      <w:r>
        <w:rPr>
          <w:lang w:val="de-DE"/>
        </w:rPr>
        <w:t>Organigramm</w:t>
      </w:r>
      <w:bookmarkEnd w:id="187"/>
    </w:p>
    <w:p w14:paraId="2BC2A2ED" w14:textId="7F371BAB" w:rsidR="00AC6412" w:rsidRPr="00AC6412" w:rsidRDefault="00AC6412" w:rsidP="00AC6412">
      <w:pPr>
        <w:rPr>
          <w:lang w:val="de-DE"/>
        </w:rPr>
      </w:pPr>
      <w:r>
        <w:rPr>
          <w:noProof/>
          <w:lang w:val="de-DE"/>
          <w14:numForm w14:val="default"/>
        </w:rPr>
        <w:drawing>
          <wp:inline distT="0" distB="0" distL="0" distR="0" wp14:anchorId="002D764C" wp14:editId="7ABBD8DC">
            <wp:extent cx="5915025" cy="3436042"/>
            <wp:effectExtent l="0" t="0" r="0" b="0"/>
            <wp:docPr id="72485666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56669" name="Grafik 7248566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21143" cy="3439596"/>
                    </a:xfrm>
                    <a:prstGeom prst="rect">
                      <a:avLst/>
                    </a:prstGeom>
                  </pic:spPr>
                </pic:pic>
              </a:graphicData>
            </a:graphic>
          </wp:inline>
        </w:drawing>
      </w:r>
    </w:p>
    <w:p w14:paraId="6EC09928" w14:textId="199538F2" w:rsidR="00AC6412" w:rsidRPr="00AC6412" w:rsidRDefault="00AC6412" w:rsidP="00DE619E">
      <w:pPr>
        <w:pStyle w:val="2nummeriert"/>
        <w:rPr>
          <w:lang w:val="de-DE"/>
        </w:rPr>
      </w:pPr>
      <w:bookmarkStart w:id="190" w:name="_Toc226466626"/>
      <w:bookmarkEnd w:id="188"/>
      <w:bookmarkEnd w:id="189"/>
      <w:r>
        <w:rPr>
          <w:lang w:val="de-DE"/>
        </w:rPr>
        <w:t>Stab Gruppe Grundlagen und Geoinformation</w:t>
      </w:r>
      <w:bookmarkEnd w:id="190"/>
    </w:p>
    <w:p w14:paraId="1BDAC9F4" w14:textId="77777777" w:rsidR="00AC6412" w:rsidRPr="00AC6412" w:rsidRDefault="00AC6412" w:rsidP="00AC6412">
      <w:pPr>
        <w:rPr>
          <w:lang w:val="de-DE"/>
        </w:rPr>
      </w:pPr>
      <w:r w:rsidRPr="00AC6412">
        <w:rPr>
          <w:lang w:val="de-DE"/>
        </w:rPr>
        <w:t>Die Gruppe Grundlagen und Geoinformation koordiniert die fachlichen und strategischen Aufgaben ihrer Abteilungen, stellt die Qualitätssicherung sicher und betreibt zentrale Informations- und Geodatenservices.</w:t>
      </w:r>
    </w:p>
    <w:p w14:paraId="0CDB9878" w14:textId="2C01AA1E" w:rsidR="00AC6412" w:rsidRDefault="00AC6412" w:rsidP="00AC6412">
      <w:pPr>
        <w:rPr>
          <w:lang w:val="de-DE"/>
        </w:rPr>
      </w:pPr>
      <w:r w:rsidRPr="00AC6412">
        <w:rPr>
          <w:lang w:val="de-DE"/>
        </w:rPr>
        <w:t>Sie vertritt Österreich in internationalen Organisationen der Geodäsie und Geoinformation und übernimmt dabei zentrale Funktionen, insbesondere im Rahmen der Internationale Vereinigung für Geodäsie und des Global Geodetic Observing System (GGOS).</w:t>
      </w:r>
    </w:p>
    <w:p w14:paraId="0C0550DB" w14:textId="2EB8CB98" w:rsidR="00AC6412" w:rsidRPr="00AC6412" w:rsidRDefault="00AC6412" w:rsidP="00AC6412">
      <w:pPr>
        <w:spacing w:after="0"/>
      </w:pPr>
      <w:r w:rsidRPr="00AC6412">
        <w:rPr>
          <w:b/>
          <w:bCs/>
        </w:rPr>
        <w:t>Koordination und Steuerung</w:t>
      </w:r>
      <w:r w:rsidRPr="00AC6412">
        <w:t xml:space="preserve"> </w:t>
      </w:r>
    </w:p>
    <w:p w14:paraId="42FBA046" w14:textId="77777777" w:rsidR="00AC6412" w:rsidRPr="00AC6412" w:rsidRDefault="00AC6412" w:rsidP="00AC6412">
      <w:pPr>
        <w:numPr>
          <w:ilvl w:val="0"/>
          <w:numId w:val="301"/>
        </w:numPr>
        <w:spacing w:after="0"/>
      </w:pPr>
      <w:r w:rsidRPr="00AC6412">
        <w:t xml:space="preserve">Koordinierung der Fachabteilungen sowie der gruppenweiten Aufgaben </w:t>
      </w:r>
    </w:p>
    <w:p w14:paraId="4A40788B" w14:textId="77777777" w:rsidR="00AC6412" w:rsidRPr="00AC6412" w:rsidRDefault="00AC6412" w:rsidP="00AC6412">
      <w:pPr>
        <w:numPr>
          <w:ilvl w:val="0"/>
          <w:numId w:val="301"/>
        </w:numPr>
        <w:spacing w:after="0"/>
      </w:pPr>
      <w:r w:rsidRPr="00AC6412">
        <w:t xml:space="preserve">Behandlung von Grundsatzangelegenheiten </w:t>
      </w:r>
    </w:p>
    <w:p w14:paraId="265D418B" w14:textId="5959DFD1" w:rsidR="00AC6412" w:rsidRPr="00AC6412" w:rsidRDefault="00AC6412" w:rsidP="00AC6412">
      <w:pPr>
        <w:spacing w:after="0"/>
      </w:pPr>
      <w:r w:rsidRPr="00AC6412">
        <w:rPr>
          <w:b/>
          <w:bCs/>
        </w:rPr>
        <w:t>Qualitäts- und Prozessmanagement</w:t>
      </w:r>
      <w:r w:rsidRPr="00AC6412">
        <w:t xml:space="preserve"> </w:t>
      </w:r>
    </w:p>
    <w:p w14:paraId="62A82B30" w14:textId="77777777" w:rsidR="00AC6412" w:rsidRPr="00AC6412" w:rsidRDefault="00AC6412" w:rsidP="00AC6412">
      <w:pPr>
        <w:numPr>
          <w:ilvl w:val="0"/>
          <w:numId w:val="302"/>
        </w:numPr>
        <w:spacing w:after="0"/>
      </w:pPr>
      <w:r w:rsidRPr="00AC6412">
        <w:t xml:space="preserve">Sicherstellung der Qualitätssicherung und des Qualitätsmanagements </w:t>
      </w:r>
    </w:p>
    <w:p w14:paraId="688DCB65" w14:textId="77777777" w:rsidR="00AC6412" w:rsidRPr="00AC6412" w:rsidRDefault="00AC6412" w:rsidP="00AC6412">
      <w:pPr>
        <w:numPr>
          <w:ilvl w:val="0"/>
          <w:numId w:val="302"/>
        </w:numPr>
        <w:spacing w:after="0"/>
      </w:pPr>
      <w:r w:rsidRPr="00AC6412">
        <w:t xml:space="preserve">Betreuung von Registerverfahren </w:t>
      </w:r>
    </w:p>
    <w:p w14:paraId="22C0BE4E" w14:textId="74EA9E5A" w:rsidR="00AC6412" w:rsidRPr="00AC6412" w:rsidRDefault="00AC6412" w:rsidP="00AC6412">
      <w:pPr>
        <w:spacing w:after="0"/>
      </w:pPr>
      <w:r w:rsidRPr="00AC6412">
        <w:rPr>
          <w:b/>
          <w:bCs/>
        </w:rPr>
        <w:t>IT- und Informationsdienste</w:t>
      </w:r>
      <w:r w:rsidRPr="00AC6412">
        <w:t xml:space="preserve"> </w:t>
      </w:r>
    </w:p>
    <w:p w14:paraId="57517D4B" w14:textId="77777777" w:rsidR="00AC6412" w:rsidRPr="00AC6412" w:rsidRDefault="00AC6412" w:rsidP="00AC6412">
      <w:pPr>
        <w:numPr>
          <w:ilvl w:val="0"/>
          <w:numId w:val="303"/>
        </w:numPr>
        <w:spacing w:after="0"/>
      </w:pPr>
      <w:r w:rsidRPr="00AC6412">
        <w:t xml:space="preserve">Betreuung von Querschnittsanwendungen </w:t>
      </w:r>
    </w:p>
    <w:p w14:paraId="6C40809B" w14:textId="77777777" w:rsidR="00AC6412" w:rsidRPr="00AC6412" w:rsidRDefault="00AC6412" w:rsidP="00AC6412">
      <w:pPr>
        <w:numPr>
          <w:ilvl w:val="0"/>
          <w:numId w:val="303"/>
        </w:numPr>
        <w:spacing w:after="0"/>
      </w:pPr>
      <w:r w:rsidRPr="00AC6412">
        <w:t xml:space="preserve">Betrieb und Weiterentwicklung von Informationsportalen und Geoinformationsdiensten </w:t>
      </w:r>
    </w:p>
    <w:p w14:paraId="0192BCC3" w14:textId="58B706DD" w:rsidR="00AC6412" w:rsidRPr="00AC6412" w:rsidRDefault="00AC6412" w:rsidP="00AC6412">
      <w:pPr>
        <w:spacing w:after="0"/>
      </w:pPr>
      <w:r w:rsidRPr="00AC6412">
        <w:rPr>
          <w:b/>
          <w:bCs/>
        </w:rPr>
        <w:lastRenderedPageBreak/>
        <w:t>Internationale Zusammenarbeit und Vertretung</w:t>
      </w:r>
      <w:r w:rsidRPr="00AC6412">
        <w:t xml:space="preserve"> </w:t>
      </w:r>
    </w:p>
    <w:p w14:paraId="75604174" w14:textId="77777777" w:rsidR="00AC6412" w:rsidRPr="00AC6412" w:rsidRDefault="00AC6412" w:rsidP="00AC6412">
      <w:pPr>
        <w:numPr>
          <w:ilvl w:val="0"/>
          <w:numId w:val="304"/>
        </w:numPr>
        <w:spacing w:after="0"/>
      </w:pPr>
      <w:r w:rsidRPr="00AC6412">
        <w:t xml:space="preserve">Koordination und Vertretung in internationalen Organisationen der Geodäsie und Geoinformation </w:t>
      </w:r>
    </w:p>
    <w:p w14:paraId="08BBFD53" w14:textId="77777777" w:rsidR="00AC6412" w:rsidRPr="00AC6412" w:rsidRDefault="00AC6412" w:rsidP="00AC6412">
      <w:pPr>
        <w:numPr>
          <w:ilvl w:val="0"/>
          <w:numId w:val="304"/>
        </w:numPr>
        <w:spacing w:after="0"/>
      </w:pPr>
      <w:r w:rsidRPr="00AC6412">
        <w:t xml:space="preserve">Koordinierungsbüro des Globalen Geodätischen Beobachtungssystems (GGOS-CO) </w:t>
      </w:r>
    </w:p>
    <w:p w14:paraId="2EF213AC" w14:textId="77777777" w:rsidR="00AC6412" w:rsidRPr="00AC6412" w:rsidRDefault="00AC6412" w:rsidP="00AC6412">
      <w:pPr>
        <w:numPr>
          <w:ilvl w:val="0"/>
          <w:numId w:val="304"/>
        </w:numPr>
        <w:spacing w:after="0"/>
      </w:pPr>
      <w:r w:rsidRPr="00AC6412">
        <w:t xml:space="preserve">Permanentes Sekretariat der Internationalen Vereinigung für Geodäsie (IAG) </w:t>
      </w:r>
    </w:p>
    <w:p w14:paraId="711DD3CD" w14:textId="35C421A5" w:rsidR="0054396A" w:rsidRPr="0054396A" w:rsidRDefault="00AC6412" w:rsidP="00AC6412">
      <w:pPr>
        <w:numPr>
          <w:ilvl w:val="0"/>
          <w:numId w:val="304"/>
        </w:numPr>
        <w:spacing w:after="0"/>
      </w:pPr>
      <w:r w:rsidRPr="00AC6412">
        <w:t>Vertretung bei European Spatial Data Research</w:t>
      </w:r>
    </w:p>
    <w:p w14:paraId="0908E6A9" w14:textId="77777777" w:rsidR="0054396A" w:rsidRDefault="0054396A" w:rsidP="00DE619E">
      <w:pPr>
        <w:pStyle w:val="2nummeriert"/>
      </w:pPr>
      <w:bookmarkStart w:id="191" w:name="_Toc201036872"/>
      <w:bookmarkStart w:id="192" w:name="_Toc226466627"/>
      <w:r w:rsidRPr="0054396A">
        <w:t>Abteilung Referenzsysteme (G1)</w:t>
      </w:r>
      <w:bookmarkEnd w:id="191"/>
      <w:bookmarkEnd w:id="192"/>
    </w:p>
    <w:p w14:paraId="0633AF75" w14:textId="30DCCCE2" w:rsidR="007835A9" w:rsidRDefault="007835A9" w:rsidP="007835A9">
      <w:r>
        <w:t>Die Abteilung Referenzsysteme ist für die Festlegung, Bereitstellung und Überwachung der österreichischen Bezugssysteme für Lage, Höhe und Schwere verantwortlich und gewährleistet damit einen einheitlichen Raumbezug.</w:t>
      </w:r>
    </w:p>
    <w:p w14:paraId="559352CC" w14:textId="77777777" w:rsidR="002A1BDF" w:rsidRDefault="007835A9" w:rsidP="007835A9">
      <w:r>
        <w:t>Sie betreibt das amtliche Festpunktfeld sowie Positionierungsdienste und sichert durch moderne geodätische Verfahren die Genauigkeit und Verlässlichkeit dieser grundlegenden Infrastruktur für Verwaltung, Wirtschaft und Gesellschaft.</w:t>
      </w:r>
    </w:p>
    <w:p w14:paraId="61FDAD7D" w14:textId="155A6435" w:rsidR="007835A9" w:rsidRPr="007835A9" w:rsidRDefault="007835A9" w:rsidP="007835A9">
      <w:r w:rsidRPr="007835A9">
        <w:rPr>
          <w:b/>
          <w:bCs/>
        </w:rPr>
        <w:t xml:space="preserve">Referenzsystem MGI/GK </w:t>
      </w:r>
    </w:p>
    <w:p w14:paraId="5BF57A63" w14:textId="77777777" w:rsidR="007835A9" w:rsidRPr="007835A9" w:rsidRDefault="007835A9" w:rsidP="007835A9">
      <w:pPr>
        <w:numPr>
          <w:ilvl w:val="0"/>
          <w:numId w:val="305"/>
        </w:numPr>
        <w:spacing w:after="0"/>
        <w:ind w:left="714" w:hanging="357"/>
      </w:pPr>
      <w:r w:rsidRPr="007835A9">
        <w:t xml:space="preserve">Sicherstellung und Rekonstruierbarkeit von Grundstücksgrenzen </w:t>
      </w:r>
    </w:p>
    <w:p w14:paraId="736509F8" w14:textId="77777777" w:rsidR="007835A9" w:rsidRPr="007835A9" w:rsidRDefault="007835A9" w:rsidP="007835A9">
      <w:pPr>
        <w:numPr>
          <w:ilvl w:val="0"/>
          <w:numId w:val="305"/>
        </w:numPr>
        <w:spacing w:after="0"/>
        <w:ind w:left="714" w:hanging="357"/>
      </w:pPr>
      <w:r w:rsidRPr="007835A9">
        <w:t xml:space="preserve">Bereitstellung eines qualitätsgesicherten Festpunktfeldes zur Einbindung von Vermessungen </w:t>
      </w:r>
    </w:p>
    <w:p w14:paraId="063C5F6A" w14:textId="77777777" w:rsidR="007835A9" w:rsidRPr="007835A9" w:rsidRDefault="007835A9" w:rsidP="007835A9">
      <w:pPr>
        <w:numPr>
          <w:ilvl w:val="0"/>
          <w:numId w:val="305"/>
        </w:numPr>
        <w:spacing w:after="0"/>
        <w:ind w:left="714" w:hanging="357"/>
      </w:pPr>
      <w:r w:rsidRPr="007835A9">
        <w:t xml:space="preserve">Unterstützung der Vermessung durch digitale Dienste (z. B. Transformator, Katasterservice, Geoportal) </w:t>
      </w:r>
    </w:p>
    <w:p w14:paraId="552523C6" w14:textId="77777777" w:rsidR="007835A9" w:rsidRPr="007835A9" w:rsidRDefault="007835A9" w:rsidP="007835A9">
      <w:pPr>
        <w:numPr>
          <w:ilvl w:val="0"/>
          <w:numId w:val="305"/>
        </w:numPr>
        <w:spacing w:after="0"/>
        <w:ind w:left="714" w:hanging="357"/>
      </w:pPr>
      <w:r w:rsidRPr="007835A9">
        <w:t xml:space="preserve">Grundlage für effiziente behördliche Verfahren in Vermessungsämtern </w:t>
      </w:r>
    </w:p>
    <w:p w14:paraId="0CDA3A99" w14:textId="77777777" w:rsidR="007835A9" w:rsidRPr="007835A9" w:rsidRDefault="007835A9" w:rsidP="007835A9">
      <w:pPr>
        <w:numPr>
          <w:ilvl w:val="0"/>
          <w:numId w:val="305"/>
        </w:numPr>
        <w:spacing w:after="0"/>
        <w:ind w:left="714" w:hanging="357"/>
      </w:pPr>
      <w:r w:rsidRPr="007835A9">
        <w:t>Basis für Geodateninfrastrukturen im Kataster- und Versorgungsbereich (z. B. Leitungskataster)</w:t>
      </w:r>
    </w:p>
    <w:p w14:paraId="6645A344" w14:textId="77777777" w:rsidR="007835A9" w:rsidRDefault="007835A9" w:rsidP="007835A9"/>
    <w:p w14:paraId="5F18912C" w14:textId="77777777" w:rsidR="007835A9" w:rsidRDefault="007835A9" w:rsidP="007835A9"/>
    <w:p w14:paraId="6F3DB6D6" w14:textId="77777777" w:rsidR="007835A9" w:rsidRPr="007835A9" w:rsidRDefault="007835A9" w:rsidP="002A1BDF">
      <w:pPr>
        <w:spacing w:after="0"/>
      </w:pPr>
    </w:p>
    <w:p w14:paraId="10A97637" w14:textId="77777777" w:rsidR="002A1BDF" w:rsidRDefault="002A1BDF" w:rsidP="002A1BDF">
      <w:pPr>
        <w:pStyle w:val="4nummeriert"/>
        <w:numPr>
          <w:ilvl w:val="0"/>
          <w:numId w:val="0"/>
        </w:numPr>
      </w:pPr>
      <w:r w:rsidRPr="002A1BDF">
        <w:lastRenderedPageBreak/>
        <w:t>Bereitstellung und Weiterentwicklung des Referenzsystems ETRS89</w:t>
      </w:r>
    </w:p>
    <w:p w14:paraId="326092F5" w14:textId="77777777" w:rsidR="002A1BDF" w:rsidRDefault="002A1BDF" w:rsidP="002A1BDF">
      <w:pPr>
        <w:pStyle w:val="4nummeriert"/>
        <w:numPr>
          <w:ilvl w:val="0"/>
          <w:numId w:val="280"/>
        </w:numPr>
        <w:spacing w:before="0"/>
      </w:pPr>
      <w:r w:rsidRPr="002A1BDF">
        <w:rPr>
          <w:b w:val="0"/>
          <w:bCs w:val="0"/>
        </w:rPr>
        <w:t xml:space="preserve">Sicherstellung einer einheitlichen, hochpräzisen Vermessung über Staatsgrenzen hinweg und Grundlage satellitengestützter Positionierungsdienste (z. B. APOS) </w:t>
      </w:r>
    </w:p>
    <w:p w14:paraId="1A946C89" w14:textId="77777777" w:rsidR="002A1BDF" w:rsidRDefault="002A1BDF" w:rsidP="002A1BDF">
      <w:pPr>
        <w:pStyle w:val="4nummeriert"/>
        <w:numPr>
          <w:ilvl w:val="0"/>
          <w:numId w:val="280"/>
        </w:numPr>
        <w:spacing w:before="0"/>
      </w:pPr>
      <w:r w:rsidRPr="002A1BDF">
        <w:rPr>
          <w:b w:val="0"/>
          <w:bCs w:val="0"/>
        </w:rPr>
        <w:t xml:space="preserve">Betrieb und Weiterentwicklung eines qualitätsgesicherten Festpunktfeldes sowie Anbindung an europäische Referenzsysteme (z. B. EPN, AMON) </w:t>
      </w:r>
    </w:p>
    <w:p w14:paraId="25BAAAE9" w14:textId="77777777" w:rsidR="002A1BDF" w:rsidRDefault="002A1BDF" w:rsidP="002A1BDF">
      <w:pPr>
        <w:pStyle w:val="4nummeriert"/>
        <w:numPr>
          <w:ilvl w:val="0"/>
          <w:numId w:val="280"/>
        </w:numPr>
        <w:spacing w:before="0"/>
      </w:pPr>
      <w:r w:rsidRPr="002A1BDF">
        <w:rPr>
          <w:b w:val="0"/>
          <w:bCs w:val="0"/>
        </w:rPr>
        <w:t xml:space="preserve">Unterstützung effizienter GNSS-basierter Vermessungen und Schaffung der Grundlage für Transformationsmodelle zwischen ETRS89 und MGI </w:t>
      </w:r>
    </w:p>
    <w:p w14:paraId="40FEC519" w14:textId="73412879" w:rsidR="002A1BDF" w:rsidRPr="002A1BDF" w:rsidRDefault="002A1BDF" w:rsidP="002A1BDF">
      <w:pPr>
        <w:pStyle w:val="4nummeriert"/>
        <w:numPr>
          <w:ilvl w:val="0"/>
          <w:numId w:val="280"/>
        </w:numPr>
        <w:spacing w:before="0"/>
        <w:rPr>
          <w:b w:val="0"/>
          <w:bCs w:val="0"/>
        </w:rPr>
      </w:pPr>
      <w:r w:rsidRPr="002A1BDF">
        <w:rPr>
          <w:b w:val="0"/>
          <w:bCs w:val="0"/>
        </w:rPr>
        <w:t>Monitoring von Erdoberflächenbewegungen sowie Beitrag zur Weiterentwicklung des österreichischen Katasters und dessen internationale Anschlussfähigkeit</w:t>
      </w:r>
    </w:p>
    <w:p w14:paraId="0AA184DB" w14:textId="4D1EAE73" w:rsidR="0054396A" w:rsidRDefault="0054396A" w:rsidP="002A1BDF">
      <w:pPr>
        <w:pStyle w:val="4nummeriert"/>
        <w:numPr>
          <w:ilvl w:val="0"/>
          <w:numId w:val="0"/>
        </w:numPr>
      </w:pPr>
      <w:r w:rsidRPr="0054396A">
        <w:t>EUREF Datenzentrum</w:t>
      </w:r>
    </w:p>
    <w:p w14:paraId="4A1B54C9" w14:textId="3963CD7F" w:rsidR="002A1BDF" w:rsidRPr="002A1BDF" w:rsidRDefault="002A1BDF" w:rsidP="002A1BDF">
      <w:pPr>
        <w:pStyle w:val="Listenabsatz"/>
        <w:numPr>
          <w:ilvl w:val="0"/>
          <w:numId w:val="307"/>
        </w:numPr>
      </w:pPr>
      <w:r w:rsidRPr="002A1BDF">
        <w:t xml:space="preserve">Mitwirkung am europäischen Referenzsystem ETRS89 im Rahmen von EUREF als Subkommission der Internationale Vereinigung für Geodäsie </w:t>
      </w:r>
    </w:p>
    <w:p w14:paraId="1590773E" w14:textId="575E92DD" w:rsidR="002A1BDF" w:rsidRPr="002A1BDF" w:rsidRDefault="002A1BDF" w:rsidP="002A1BDF">
      <w:pPr>
        <w:pStyle w:val="Listenabsatz"/>
        <w:numPr>
          <w:ilvl w:val="0"/>
          <w:numId w:val="307"/>
        </w:numPr>
      </w:pPr>
      <w:r w:rsidRPr="002A1BDF">
        <w:t xml:space="preserve">Betrieb eines der zentralen europäischen Datenzentren zur Qualitätssicherung und Bereitstellung von GNSS-Daten des EUREF Permanent Network (EPN) </w:t>
      </w:r>
    </w:p>
    <w:p w14:paraId="64E3297D" w14:textId="40527D10" w:rsidR="002A1BDF" w:rsidRDefault="002A1BDF" w:rsidP="002A1BDF">
      <w:pPr>
        <w:pStyle w:val="Listenabsatz"/>
        <w:numPr>
          <w:ilvl w:val="0"/>
          <w:numId w:val="307"/>
        </w:numPr>
      </w:pPr>
      <w:r w:rsidRPr="002A1BDF">
        <w:t>Gewährleistung einer ausfallsicheren, redundanten Bereitstellung qualitätsgeprüfter Messdaten für geodätische Anwendungen in Europa</w:t>
      </w:r>
    </w:p>
    <w:p w14:paraId="69DEC4F0" w14:textId="77777777" w:rsidR="0054396A" w:rsidRDefault="0054396A" w:rsidP="002A1BDF">
      <w:pPr>
        <w:pStyle w:val="4nummeriert"/>
        <w:numPr>
          <w:ilvl w:val="0"/>
          <w:numId w:val="0"/>
        </w:numPr>
      </w:pPr>
      <w:r w:rsidRPr="0054396A">
        <w:t>EUREF Analysezentrum</w:t>
      </w:r>
    </w:p>
    <w:p w14:paraId="7BAF7A39" w14:textId="457E45C6" w:rsidR="002A1BDF" w:rsidRPr="002A1BDF" w:rsidRDefault="002A1BDF" w:rsidP="002A1BDF">
      <w:pPr>
        <w:pStyle w:val="Listenabsatz"/>
        <w:numPr>
          <w:ilvl w:val="0"/>
          <w:numId w:val="308"/>
        </w:numPr>
      </w:pPr>
      <w:r w:rsidRPr="002A1BDF">
        <w:t xml:space="preserve">Mitwirkung an der Überwachung des europäischen Referenzsystems ETRS89 durch Teilnahme am EUREF Analyseverbund </w:t>
      </w:r>
    </w:p>
    <w:p w14:paraId="15F0C83B" w14:textId="0C52B25F" w:rsidR="002A1BDF" w:rsidRPr="002A1BDF" w:rsidRDefault="002A1BDF" w:rsidP="002A1BDF">
      <w:pPr>
        <w:pStyle w:val="Listenabsatz"/>
        <w:numPr>
          <w:ilvl w:val="0"/>
          <w:numId w:val="308"/>
        </w:numPr>
      </w:pPr>
      <w:r w:rsidRPr="002A1BDF">
        <w:t xml:space="preserve">Hochpräzise Berechnung und Analyse von GNSS-Stationen zur Bestimmung von Positionsänderungen und tektonischen Bewegungen </w:t>
      </w:r>
    </w:p>
    <w:p w14:paraId="4BE12635" w14:textId="175CC928" w:rsidR="002A1BDF" w:rsidRDefault="002A1BDF" w:rsidP="002A1BDF">
      <w:pPr>
        <w:pStyle w:val="Listenabsatz"/>
        <w:numPr>
          <w:ilvl w:val="0"/>
          <w:numId w:val="308"/>
        </w:numPr>
      </w:pPr>
      <w:r w:rsidRPr="002A1BDF">
        <w:t>Betrieb eines der größten Analysezentren Europas und wesentlicher Beitrag zur europäischen Geodateninfrastruktur</w:t>
      </w:r>
    </w:p>
    <w:p w14:paraId="7A40C3DA" w14:textId="77777777" w:rsidR="0054396A" w:rsidRDefault="0054396A" w:rsidP="002A1BDF">
      <w:pPr>
        <w:pStyle w:val="4nummeriert"/>
        <w:numPr>
          <w:ilvl w:val="0"/>
          <w:numId w:val="0"/>
        </w:numPr>
      </w:pPr>
      <w:r w:rsidRPr="0054396A">
        <w:t>Echtzeitpositionierungssystem APOS</w:t>
      </w:r>
    </w:p>
    <w:p w14:paraId="515759BE" w14:textId="3CF25771" w:rsidR="002A1BDF" w:rsidRPr="002A1BDF" w:rsidRDefault="002A1BDF" w:rsidP="002A1BDF">
      <w:pPr>
        <w:pStyle w:val="Listenabsatz"/>
        <w:numPr>
          <w:ilvl w:val="0"/>
          <w:numId w:val="309"/>
        </w:numPr>
      </w:pPr>
      <w:r w:rsidRPr="002A1BDF">
        <w:t xml:space="preserve">Bereitstellung hochgenauer, satellitengestützter Echtzeit-Positionierung (1–2 cm) im Referenzsystem ETRS89 auf Basis des österreichischen Permanentstationsnetzes (AMON) </w:t>
      </w:r>
    </w:p>
    <w:p w14:paraId="1F1AAFCF" w14:textId="15DD54BB" w:rsidR="002A1BDF" w:rsidRPr="002A1BDF" w:rsidRDefault="002A1BDF" w:rsidP="002A1BDF">
      <w:pPr>
        <w:pStyle w:val="Listenabsatz"/>
        <w:numPr>
          <w:ilvl w:val="0"/>
          <w:numId w:val="309"/>
        </w:numPr>
      </w:pPr>
      <w:r w:rsidRPr="002A1BDF">
        <w:t xml:space="preserve">Flächendeckende Unterstützung von Anwendungen in Vermessung, Bauwesen, Landwirtschaft und weiteren Wirtschaftsbereichen </w:t>
      </w:r>
    </w:p>
    <w:p w14:paraId="5DD74D3F" w14:textId="445D92B1" w:rsidR="002A1BDF" w:rsidRPr="002A1BDF" w:rsidRDefault="002A1BDF" w:rsidP="002A1BDF">
      <w:pPr>
        <w:pStyle w:val="Listenabsatz"/>
        <w:numPr>
          <w:ilvl w:val="0"/>
          <w:numId w:val="309"/>
        </w:numPr>
      </w:pPr>
      <w:r w:rsidRPr="002A1BDF">
        <w:t xml:space="preserve">Nutzung von nationalen und internationalen GNSS-Stationen zur Sicherstellung hoher Genauigkeit und Verfügbarkeit </w:t>
      </w:r>
    </w:p>
    <w:p w14:paraId="40CD480A" w14:textId="1F51687C" w:rsidR="002A1BDF" w:rsidRDefault="002A1BDF" w:rsidP="002A1BDF">
      <w:pPr>
        <w:pStyle w:val="Listenabsatz"/>
        <w:numPr>
          <w:ilvl w:val="0"/>
          <w:numId w:val="309"/>
        </w:numPr>
      </w:pPr>
      <w:r w:rsidRPr="002A1BDF">
        <w:t>Wachsende Bedeutung als Grundlage für innovative Anwendungen und Geschäftsmodelle sowie als kritische Infrastruktur</w:t>
      </w:r>
    </w:p>
    <w:p w14:paraId="487F7A9F" w14:textId="77777777" w:rsidR="0054396A" w:rsidRDefault="0054396A" w:rsidP="002A1BDF">
      <w:pPr>
        <w:pStyle w:val="4nummeriert"/>
        <w:numPr>
          <w:ilvl w:val="0"/>
          <w:numId w:val="0"/>
        </w:numPr>
      </w:pPr>
      <w:r w:rsidRPr="0054396A">
        <w:lastRenderedPageBreak/>
        <w:t>VLBI Korrelationszentrum des BEV</w:t>
      </w:r>
    </w:p>
    <w:p w14:paraId="37C8E389" w14:textId="2A907B92" w:rsidR="002A1BDF" w:rsidRPr="002A1BDF" w:rsidRDefault="002A1BDF" w:rsidP="002A1BDF">
      <w:pPr>
        <w:pStyle w:val="Listenabsatz"/>
        <w:numPr>
          <w:ilvl w:val="0"/>
          <w:numId w:val="310"/>
        </w:numPr>
      </w:pPr>
      <w:r w:rsidRPr="002A1BDF">
        <w:t xml:space="preserve">Bereitstellung grundlegender geodätischer Referenzdaten zur Bestimmung der Erdorientierung als Basis für hochpräzise Satellitenpositionierung (z. B. APOS) </w:t>
      </w:r>
    </w:p>
    <w:p w14:paraId="30CDD0D1" w14:textId="1B31FDCA" w:rsidR="002A1BDF" w:rsidRPr="002A1BDF" w:rsidRDefault="002A1BDF" w:rsidP="002A1BDF">
      <w:pPr>
        <w:pStyle w:val="Listenabsatz"/>
        <w:numPr>
          <w:ilvl w:val="0"/>
          <w:numId w:val="310"/>
        </w:numPr>
      </w:pPr>
      <w:r w:rsidRPr="002A1BDF">
        <w:t xml:space="preserve">Nutzung der VLBI-Technologie zur Ableitung des himmelfesten Referenzsystems (ICRS) durch Auswertung astronomischer Radiosignale </w:t>
      </w:r>
    </w:p>
    <w:p w14:paraId="0DC5D5AB" w14:textId="3C512214" w:rsidR="002A1BDF" w:rsidRPr="002A1BDF" w:rsidRDefault="002A1BDF" w:rsidP="002A1BDF">
      <w:pPr>
        <w:pStyle w:val="Listenabsatz"/>
        <w:numPr>
          <w:ilvl w:val="0"/>
          <w:numId w:val="310"/>
        </w:numPr>
      </w:pPr>
      <w:r w:rsidRPr="002A1BDF">
        <w:t>Betrieb des Korrelationszentrums als Teil des Vienna Centers for VLBI in Kooperation mit der TU Wien und Beitrag zur internationalen Referenzsysteminfrastruktur</w:t>
      </w:r>
    </w:p>
    <w:p w14:paraId="06678FF7" w14:textId="77777777" w:rsidR="0054396A" w:rsidRDefault="0054396A" w:rsidP="002A1BDF">
      <w:pPr>
        <w:pStyle w:val="4nummeriert"/>
        <w:numPr>
          <w:ilvl w:val="0"/>
          <w:numId w:val="0"/>
        </w:numPr>
      </w:pPr>
      <w:r w:rsidRPr="0054396A">
        <w:t>VLBI Analysezentrum des BEV</w:t>
      </w:r>
    </w:p>
    <w:p w14:paraId="5E1A8C71" w14:textId="6342A1BA" w:rsidR="002A1BDF" w:rsidRPr="002A1BDF" w:rsidRDefault="002A1BDF" w:rsidP="002A1BDF">
      <w:pPr>
        <w:pStyle w:val="Listenabsatz"/>
        <w:numPr>
          <w:ilvl w:val="0"/>
          <w:numId w:val="311"/>
        </w:numPr>
      </w:pPr>
      <w:r w:rsidRPr="002A1BDF">
        <w:t xml:space="preserve">Betrieb eines Analysezentrums im Rahmen des Vienna Centers for VLBI zur Auswertung von VLBI-Messdaten </w:t>
      </w:r>
    </w:p>
    <w:p w14:paraId="3B8AC483" w14:textId="13CD822A" w:rsidR="002A1BDF" w:rsidRPr="002A1BDF" w:rsidRDefault="002A1BDF" w:rsidP="002A1BDF">
      <w:pPr>
        <w:pStyle w:val="Listenabsatz"/>
        <w:numPr>
          <w:ilvl w:val="0"/>
          <w:numId w:val="311"/>
        </w:numPr>
      </w:pPr>
      <w:r w:rsidRPr="002A1BDF">
        <w:t xml:space="preserve">Berechnung von Radioteleskop- und Himmelskoordinaten sowie der Erdorientierung als Beitrag zur Realisierung des himmelfesten Referenzsystems (ICRS) </w:t>
      </w:r>
    </w:p>
    <w:p w14:paraId="0EBF3841" w14:textId="24DB3E7E" w:rsidR="002A1BDF" w:rsidRPr="002A1BDF" w:rsidRDefault="002A1BDF" w:rsidP="002A1BDF">
      <w:pPr>
        <w:pStyle w:val="Listenabsatz"/>
        <w:numPr>
          <w:ilvl w:val="0"/>
          <w:numId w:val="311"/>
        </w:numPr>
      </w:pPr>
      <w:r w:rsidRPr="002A1BDF">
        <w:t>Mitwirkung an der Bestimmung des internationalen terrestrischen Referenzsystems (ITRS) als Grundlage für das europäische Referenzsystem ETRS89</w:t>
      </w:r>
    </w:p>
    <w:p w14:paraId="353FEB3F" w14:textId="77777777" w:rsidR="0054396A" w:rsidRPr="0054396A" w:rsidRDefault="0054396A" w:rsidP="002A1BDF">
      <w:pPr>
        <w:pStyle w:val="4nummeriert"/>
        <w:numPr>
          <w:ilvl w:val="0"/>
          <w:numId w:val="0"/>
        </w:numPr>
      </w:pPr>
      <w:r w:rsidRPr="0054396A">
        <w:t>Bereitstellung und Überwachung des österreichischen Gebrauchshöhensystems</w:t>
      </w:r>
    </w:p>
    <w:p w14:paraId="2242A743" w14:textId="69656B9B" w:rsidR="002A1BDF" w:rsidRPr="002A1BDF" w:rsidRDefault="002A1BDF" w:rsidP="002A1BDF">
      <w:pPr>
        <w:pStyle w:val="Listenabsatz"/>
        <w:numPr>
          <w:ilvl w:val="0"/>
          <w:numId w:val="312"/>
        </w:numPr>
        <w:spacing w:before="80" w:after="80" w:line="276" w:lineRule="auto"/>
      </w:pPr>
      <w:r w:rsidRPr="002A1BDF">
        <w:t xml:space="preserve">Sicherstellung eines einheitlichen Höhenbezugs in Österreich auf Basis des Adriapegels in Triest </w:t>
      </w:r>
    </w:p>
    <w:p w14:paraId="721770D5" w14:textId="652DB274" w:rsidR="002A1BDF" w:rsidRPr="002A1BDF" w:rsidRDefault="002A1BDF" w:rsidP="002A1BDF">
      <w:pPr>
        <w:pStyle w:val="Listenabsatz"/>
        <w:numPr>
          <w:ilvl w:val="0"/>
          <w:numId w:val="312"/>
        </w:numPr>
        <w:spacing w:before="80" w:after="80" w:line="276" w:lineRule="auto"/>
      </w:pPr>
      <w:r w:rsidRPr="002A1BDF">
        <w:t xml:space="preserve">Betrieb und Pflege eines flächendeckenden Höhenfestpunktfeldes als Grundlage für Karten, Planungen und geodätische Anwendungen </w:t>
      </w:r>
    </w:p>
    <w:p w14:paraId="08507DC3" w14:textId="4C96C808" w:rsidR="002A1BDF" w:rsidRPr="002A1BDF" w:rsidRDefault="002A1BDF" w:rsidP="002A1BDF">
      <w:pPr>
        <w:pStyle w:val="Listenabsatz"/>
        <w:numPr>
          <w:ilvl w:val="0"/>
          <w:numId w:val="312"/>
        </w:numPr>
        <w:spacing w:before="80" w:after="80" w:line="276" w:lineRule="auto"/>
      </w:pPr>
      <w:r w:rsidRPr="002A1BDF">
        <w:t xml:space="preserve">Überwachung und Weiterentwicklung des Höhensystems durch Präzisionsnivellement und Schwerefeldinformationen zur Gewährleistung physikalisch konsistenter Höhen </w:t>
      </w:r>
    </w:p>
    <w:p w14:paraId="69ACFAD1" w14:textId="3871AABD" w:rsidR="0054396A" w:rsidRDefault="002A1BDF" w:rsidP="002A1BDF">
      <w:pPr>
        <w:pStyle w:val="Listenabsatz"/>
        <w:numPr>
          <w:ilvl w:val="0"/>
          <w:numId w:val="312"/>
        </w:numPr>
        <w:spacing w:before="80" w:after="80" w:line="276" w:lineRule="auto"/>
      </w:pPr>
      <w:r w:rsidRPr="002A1BDF">
        <w:t>Bereitstellung qualitätsgesicherter Höhendaten für Verwaltung, Wirtschaft und Infrastrukturprojekte</w:t>
      </w:r>
    </w:p>
    <w:p w14:paraId="0BAF9872" w14:textId="77777777" w:rsidR="002A1BDF" w:rsidRPr="0054396A" w:rsidRDefault="002A1BDF" w:rsidP="002A1BDF">
      <w:pPr>
        <w:spacing w:before="80" w:after="80" w:line="276" w:lineRule="auto"/>
        <w:contextualSpacing/>
      </w:pPr>
    </w:p>
    <w:p w14:paraId="2C1F0243" w14:textId="77777777" w:rsidR="0054396A" w:rsidRDefault="0054396A" w:rsidP="002A1BDF">
      <w:pPr>
        <w:pStyle w:val="4nummeriert"/>
        <w:numPr>
          <w:ilvl w:val="0"/>
          <w:numId w:val="0"/>
        </w:numPr>
      </w:pPr>
      <w:r w:rsidRPr="0054396A">
        <w:t>Bereitstellung und Weiterentwicklung des europäischen Höhenreferenzsystems EVRS</w:t>
      </w:r>
    </w:p>
    <w:p w14:paraId="3D29114B" w14:textId="1A16CF04" w:rsidR="002A1BDF" w:rsidRPr="002A1BDF" w:rsidRDefault="002A1BDF" w:rsidP="002A1BDF">
      <w:pPr>
        <w:pStyle w:val="Listenabsatz"/>
        <w:numPr>
          <w:ilvl w:val="0"/>
          <w:numId w:val="313"/>
        </w:numPr>
      </w:pPr>
      <w:r w:rsidRPr="002A1BDF">
        <w:t xml:space="preserve">Mitwirkung an der Bereitstellung und Weiterentwicklung des European Vertical Reference System (EVRS) als einheitlicher Höhenbezug für Europa </w:t>
      </w:r>
    </w:p>
    <w:p w14:paraId="6B89511F" w14:textId="5045DC43" w:rsidR="002A1BDF" w:rsidRPr="002A1BDF" w:rsidRDefault="002A1BDF" w:rsidP="002A1BDF">
      <w:pPr>
        <w:pStyle w:val="Listenabsatz"/>
        <w:numPr>
          <w:ilvl w:val="0"/>
          <w:numId w:val="313"/>
        </w:numPr>
      </w:pPr>
      <w:r w:rsidRPr="002A1BDF">
        <w:t xml:space="preserve">Unterstützung grenzüberschreitender Anwendungen, Infrastrukturprojekte und satellitengestützter Höhenbestimmung </w:t>
      </w:r>
    </w:p>
    <w:p w14:paraId="0DF9FB2A" w14:textId="62A52057" w:rsidR="002A1BDF" w:rsidRPr="002A1BDF" w:rsidRDefault="002A1BDF" w:rsidP="002A1BDF">
      <w:pPr>
        <w:pStyle w:val="Listenabsatz"/>
        <w:numPr>
          <w:ilvl w:val="0"/>
          <w:numId w:val="313"/>
        </w:numPr>
      </w:pPr>
      <w:r w:rsidRPr="002A1BDF">
        <w:t xml:space="preserve">Beitrag durch Nivellement-, Schwere- und Berechnungsleistungen zur internationalen Koordination im Rahmen von EUREF </w:t>
      </w:r>
    </w:p>
    <w:p w14:paraId="66F7C984" w14:textId="270A00DF" w:rsidR="002A1BDF" w:rsidRPr="002A1BDF" w:rsidRDefault="002A1BDF" w:rsidP="002A1BDF">
      <w:pPr>
        <w:pStyle w:val="Listenabsatz"/>
        <w:numPr>
          <w:ilvl w:val="0"/>
          <w:numId w:val="313"/>
        </w:numPr>
      </w:pPr>
      <w:r w:rsidRPr="002A1BDF">
        <w:t>Parallelführung von EVRS-Höhen im österreichischen Festpunktfeld sowie Bereitstellung von Transformationsmöglichkeiten zum nationalen Gebrauchshöhensystem</w:t>
      </w:r>
    </w:p>
    <w:p w14:paraId="7E8F988E" w14:textId="77777777" w:rsidR="0054396A" w:rsidRDefault="0054396A" w:rsidP="002A1BDF">
      <w:pPr>
        <w:pStyle w:val="4nummeriert"/>
        <w:numPr>
          <w:ilvl w:val="0"/>
          <w:numId w:val="0"/>
        </w:numPr>
      </w:pPr>
      <w:r w:rsidRPr="0054396A">
        <w:lastRenderedPageBreak/>
        <w:t>Bereitstellung und Weiterentwicklung des österreichischen Schwerebezugssystems</w:t>
      </w:r>
    </w:p>
    <w:p w14:paraId="5546A992" w14:textId="14312C27" w:rsidR="002A1BDF" w:rsidRPr="002A1BDF" w:rsidRDefault="002A1BDF" w:rsidP="002A1BDF">
      <w:pPr>
        <w:pStyle w:val="Listenabsatz"/>
        <w:numPr>
          <w:ilvl w:val="0"/>
          <w:numId w:val="314"/>
        </w:numPr>
      </w:pPr>
      <w:r w:rsidRPr="002A1BDF">
        <w:t xml:space="preserve">Realisierung des nationalen Schwerebezugssystems durch das österreichische Schweregrundnetz (ÖSGN) gemäß internationalen Vorgaben der Internationale Vereinigung für Geodäsie </w:t>
      </w:r>
    </w:p>
    <w:p w14:paraId="12E431A4" w14:textId="59FFD56B" w:rsidR="002A1BDF" w:rsidRPr="002A1BDF" w:rsidRDefault="002A1BDF" w:rsidP="002A1BDF">
      <w:pPr>
        <w:pStyle w:val="Listenabsatz"/>
        <w:numPr>
          <w:ilvl w:val="0"/>
          <w:numId w:val="314"/>
        </w:numPr>
      </w:pPr>
      <w:r w:rsidRPr="002A1BDF">
        <w:t xml:space="preserve">Durchführung hochpräziser gravimetrischer Messungen unter Verwendung des Absolutgravimeters als nationales Normal zur Sicherstellung der Rückführbarkeit </w:t>
      </w:r>
    </w:p>
    <w:p w14:paraId="57510DC2" w14:textId="78D00FD2" w:rsidR="002A1BDF" w:rsidRPr="002A1BDF" w:rsidRDefault="002A1BDF" w:rsidP="002A1BDF">
      <w:pPr>
        <w:pStyle w:val="Listenabsatz"/>
        <w:numPr>
          <w:ilvl w:val="0"/>
          <w:numId w:val="314"/>
        </w:numPr>
      </w:pPr>
      <w:r w:rsidRPr="002A1BDF">
        <w:t xml:space="preserve">Bereitstellung von Schwerewerten als Grundlage für Höhenreferenzsysteme, Geoidbestimmung und satellitengestützte Anwendungen (z. B. APOS) </w:t>
      </w:r>
    </w:p>
    <w:p w14:paraId="516C8980" w14:textId="7C49645A" w:rsidR="002A1BDF" w:rsidRPr="002A1BDF" w:rsidRDefault="002A1BDF" w:rsidP="002A1BDF">
      <w:pPr>
        <w:pStyle w:val="Listenabsatz"/>
        <w:numPr>
          <w:ilvl w:val="0"/>
          <w:numId w:val="314"/>
        </w:numPr>
      </w:pPr>
      <w:r w:rsidRPr="002A1BDF">
        <w:t>Nutzung der Daten für geophysikalische Anwendungen sowie Bereitstellung von Schwerekarten und Messdaten für Verwaltung, Wirtschaft und Forschung</w:t>
      </w:r>
    </w:p>
    <w:p w14:paraId="5BE5DAC2" w14:textId="77777777" w:rsidR="0054396A" w:rsidRDefault="0054396A" w:rsidP="002A1BDF">
      <w:pPr>
        <w:pStyle w:val="4nummeriert"/>
        <w:numPr>
          <w:ilvl w:val="0"/>
          <w:numId w:val="0"/>
        </w:numPr>
      </w:pPr>
      <w:r w:rsidRPr="0054396A">
        <w:t>Geoid</w:t>
      </w:r>
    </w:p>
    <w:p w14:paraId="4EEF1DE1" w14:textId="09055A74" w:rsidR="002A1BDF" w:rsidRPr="002A1BDF" w:rsidRDefault="002A1BDF" w:rsidP="002A1BDF">
      <w:pPr>
        <w:pStyle w:val="Listenabsatz"/>
        <w:numPr>
          <w:ilvl w:val="0"/>
          <w:numId w:val="315"/>
        </w:numPr>
      </w:pPr>
      <w:r w:rsidRPr="002A1BDF">
        <w:t xml:space="preserve">Bereitstellung des Geoids als physikalische Höhenbezugsfläche (Meereshöhen) für das europäische Höhenreferenzsystem EVRS </w:t>
      </w:r>
    </w:p>
    <w:p w14:paraId="465A27FD" w14:textId="6F30C3E8" w:rsidR="002A1BDF" w:rsidRPr="002A1BDF" w:rsidRDefault="002A1BDF" w:rsidP="002A1BDF">
      <w:pPr>
        <w:pStyle w:val="Listenabsatz"/>
        <w:numPr>
          <w:ilvl w:val="0"/>
          <w:numId w:val="315"/>
        </w:numPr>
      </w:pPr>
      <w:r w:rsidRPr="002A1BDF">
        <w:t xml:space="preserve">Ermöglichung der Umrechnung von GNSS-basierten, geometrischen Höhen in physikalische Höhen mittels Geoid und Höhen-Grid </w:t>
      </w:r>
    </w:p>
    <w:p w14:paraId="0BBCFA4B" w14:textId="55F75733" w:rsidR="002A1BDF" w:rsidRPr="002A1BDF" w:rsidRDefault="002A1BDF" w:rsidP="002A1BDF">
      <w:pPr>
        <w:pStyle w:val="Listenabsatz"/>
        <w:numPr>
          <w:ilvl w:val="0"/>
          <w:numId w:val="315"/>
        </w:numPr>
      </w:pPr>
      <w:r w:rsidRPr="002A1BDF">
        <w:t xml:space="preserve">Berechnung des Geoids auf Basis von Schwerewerten, Lotabweichungen und Geländemodellen </w:t>
      </w:r>
    </w:p>
    <w:p w14:paraId="46F7B04C" w14:textId="5F27C51F" w:rsidR="0054396A" w:rsidRPr="002A1BDF" w:rsidRDefault="002A1BDF" w:rsidP="002A1BDF">
      <w:pPr>
        <w:pStyle w:val="Listenabsatz"/>
        <w:numPr>
          <w:ilvl w:val="0"/>
          <w:numId w:val="315"/>
        </w:numPr>
      </w:pPr>
      <w:r w:rsidRPr="002A1BDF">
        <w:t>Beitrag zur europäischen Harmonisierung der Höhenbestimmung durch internationale Zusammenarbeit sowie Bereitstellung von Transformationsdiensten (z. B. BEV-Transformator)</w:t>
      </w:r>
    </w:p>
    <w:p w14:paraId="27332103" w14:textId="77777777" w:rsidR="0054396A" w:rsidRDefault="0054396A" w:rsidP="002A1BDF">
      <w:pPr>
        <w:pStyle w:val="4nummeriert"/>
        <w:numPr>
          <w:ilvl w:val="0"/>
          <w:numId w:val="0"/>
        </w:numPr>
      </w:pPr>
      <w:r w:rsidRPr="0054396A">
        <w:t>Lotabweichungen</w:t>
      </w:r>
    </w:p>
    <w:p w14:paraId="02A491E0" w14:textId="0DF1A21A" w:rsidR="002A1BDF" w:rsidRPr="002A1BDF" w:rsidRDefault="002A1BDF" w:rsidP="002A1BDF">
      <w:pPr>
        <w:pStyle w:val="Listenabsatz"/>
        <w:numPr>
          <w:ilvl w:val="0"/>
          <w:numId w:val="316"/>
        </w:numPr>
      </w:pPr>
      <w:r w:rsidRPr="002A1BDF">
        <w:t xml:space="preserve">Berechnung von Lotabweichungen als Differenz zwischen physikalischer und geometrischer Lotrichtung </w:t>
      </w:r>
    </w:p>
    <w:p w14:paraId="7E7CE1D0" w14:textId="1E33E3F8" w:rsidR="002A1BDF" w:rsidRPr="002A1BDF" w:rsidRDefault="002A1BDF" w:rsidP="002A1BDF">
      <w:pPr>
        <w:pStyle w:val="Listenabsatz"/>
        <w:numPr>
          <w:ilvl w:val="0"/>
          <w:numId w:val="316"/>
        </w:numPr>
      </w:pPr>
      <w:r w:rsidRPr="002A1BDF">
        <w:t xml:space="preserve">Bereitstellung als Korrekturgröße für hochpräzise geodätische Anwendungen, insbesondere bei großräumigen Bauprojekten (z. B. Tunnelbau) </w:t>
      </w:r>
    </w:p>
    <w:p w14:paraId="1BFCE734" w14:textId="64AC27D9" w:rsidR="0054396A" w:rsidRPr="002A1BDF" w:rsidRDefault="002A1BDF" w:rsidP="002A1BDF">
      <w:pPr>
        <w:pStyle w:val="Listenabsatz"/>
        <w:numPr>
          <w:ilvl w:val="0"/>
          <w:numId w:val="316"/>
        </w:numPr>
      </w:pPr>
      <w:r w:rsidRPr="002A1BDF">
        <w:t>Unterstützung der Genauigkeit trigonometrischer Messverfahren durch Einbeziehung des Erdschwerefeldes</w:t>
      </w:r>
    </w:p>
    <w:p w14:paraId="503E83E4" w14:textId="77777777" w:rsidR="0054396A" w:rsidRDefault="0054396A" w:rsidP="002A1BDF">
      <w:pPr>
        <w:pStyle w:val="4nummeriert"/>
        <w:numPr>
          <w:ilvl w:val="0"/>
          <w:numId w:val="0"/>
        </w:numPr>
      </w:pPr>
      <w:r w:rsidRPr="0054396A">
        <w:t>Transformationsflächen GIS-Grid und Höhen-Grid</w:t>
      </w:r>
    </w:p>
    <w:p w14:paraId="2746C5CE" w14:textId="77777777" w:rsidR="002A1BDF" w:rsidRPr="002A1BDF" w:rsidRDefault="002A1BDF" w:rsidP="002A1BDF">
      <w:pPr>
        <w:pStyle w:val="Listenabsatz"/>
        <w:numPr>
          <w:ilvl w:val="0"/>
          <w:numId w:val="318"/>
        </w:numPr>
      </w:pPr>
      <w:r w:rsidRPr="002A1BDF">
        <w:t xml:space="preserve">Bereitstellung flächendeckender Transformationsraster zur Umrechnung zwischen nationalen und europäischen Referenzsystemen (ETRS89/MGI sowie EVRS/Gebrauchshöhen) </w:t>
      </w:r>
    </w:p>
    <w:p w14:paraId="611F2B67" w14:textId="77777777" w:rsidR="002A1BDF" w:rsidRPr="002A1BDF" w:rsidRDefault="002A1BDF" w:rsidP="002A1BDF">
      <w:pPr>
        <w:pStyle w:val="Listenabsatz"/>
        <w:numPr>
          <w:ilvl w:val="0"/>
          <w:numId w:val="318"/>
        </w:numPr>
      </w:pPr>
      <w:r w:rsidRPr="002A1BDF">
        <w:t xml:space="preserve">Unterstützung effizienter, satellitenbasierter Vermessungsverfahren durch einfache und genaue Transformationen </w:t>
      </w:r>
    </w:p>
    <w:p w14:paraId="03D0F7C5" w14:textId="77777777" w:rsidR="002A1BDF" w:rsidRPr="002A1BDF" w:rsidRDefault="002A1BDF" w:rsidP="002A1BDF">
      <w:pPr>
        <w:pStyle w:val="Listenabsatz"/>
        <w:numPr>
          <w:ilvl w:val="0"/>
          <w:numId w:val="318"/>
        </w:numPr>
      </w:pPr>
      <w:r w:rsidRPr="002A1BDF">
        <w:t xml:space="preserve">Integration in zentrale Anwendungen und Dienste der öffentlichen Verwaltung und Privatwirtschaft (z. B. Transformator, APOS, GIS-Systeme) </w:t>
      </w:r>
    </w:p>
    <w:p w14:paraId="042BB1CD" w14:textId="782F2532" w:rsidR="0054396A" w:rsidRPr="0054396A" w:rsidRDefault="002A1BDF" w:rsidP="0054396A">
      <w:pPr>
        <w:pStyle w:val="Listenabsatz"/>
        <w:numPr>
          <w:ilvl w:val="0"/>
          <w:numId w:val="318"/>
        </w:numPr>
      </w:pPr>
      <w:r w:rsidRPr="002A1BDF">
        <w:lastRenderedPageBreak/>
        <w:t xml:space="preserve">Sicherstellung konsistenter und interoperabler Geodaten in unterschiedlichen Referenzsystemen </w:t>
      </w:r>
    </w:p>
    <w:p w14:paraId="1B50AB2A" w14:textId="298A263F" w:rsidR="0054396A" w:rsidRDefault="0054396A" w:rsidP="00DE619E">
      <w:pPr>
        <w:pStyle w:val="2nummeriert"/>
      </w:pPr>
      <w:bookmarkStart w:id="193" w:name="_Toc198538258"/>
      <w:bookmarkStart w:id="194" w:name="_Toc201036876"/>
      <w:bookmarkStart w:id="195" w:name="_Toc226466628"/>
      <w:r w:rsidRPr="0054396A">
        <w:t>Abteilung Fernerkundung (G2)</w:t>
      </w:r>
      <w:bookmarkEnd w:id="193"/>
      <w:bookmarkEnd w:id="194"/>
      <w:bookmarkEnd w:id="195"/>
    </w:p>
    <w:p w14:paraId="3BA6C7A5" w14:textId="77777777" w:rsidR="009B754A" w:rsidRPr="009B754A" w:rsidRDefault="009B754A" w:rsidP="009B754A">
      <w:r w:rsidRPr="009B754A">
        <w:t>Die Abteilung G2 – Fernerkundung ist für die Beschaffung, Bereitstellung und Aktualisierung hochauflösender Fernerkundungsdaten für Verwaltung und Wirtschaft verantwortlich.</w:t>
      </w:r>
    </w:p>
    <w:p w14:paraId="5108D95A" w14:textId="342D8CCD" w:rsidR="009B754A" w:rsidRPr="009B754A" w:rsidRDefault="009B754A" w:rsidP="009B754A">
      <w:r w:rsidRPr="009B754A">
        <w:t>Sie erstellt darauf aufbauend zentrale Geodatenprodukte und stellt damit die Grundlage für Kataster, Planung, Umweltanwendungen und raumbezogene Analysen sicher.</w:t>
      </w:r>
    </w:p>
    <w:p w14:paraId="1814AE02" w14:textId="14F8F17D" w:rsidR="0054396A" w:rsidRPr="0054396A" w:rsidRDefault="0054396A" w:rsidP="004A2450">
      <w:pPr>
        <w:pStyle w:val="4nummeriert"/>
        <w:numPr>
          <w:ilvl w:val="0"/>
          <w:numId w:val="0"/>
        </w:numPr>
      </w:pPr>
      <w:r w:rsidRPr="0054396A">
        <w:t>Digitale Luftbilder (DLB) inkl. Orientierungsdaten</w:t>
      </w:r>
    </w:p>
    <w:p w14:paraId="3A8B44DA" w14:textId="039E3B5C" w:rsidR="004A2450" w:rsidRPr="004A2450" w:rsidRDefault="004A2450" w:rsidP="004A2450">
      <w:pPr>
        <w:pStyle w:val="Listenabsatz"/>
        <w:numPr>
          <w:ilvl w:val="0"/>
          <w:numId w:val="321"/>
        </w:numPr>
      </w:pPr>
      <w:r w:rsidRPr="004A2450">
        <w:t xml:space="preserve">Beschaffung und Bereitstellung hochauflösender digitaler Luftbilder als Grundlage für visuelle und metrische Auswertungen </w:t>
      </w:r>
    </w:p>
    <w:p w14:paraId="0BDD3F08" w14:textId="178393F1" w:rsidR="004A2450" w:rsidRPr="004A2450" w:rsidRDefault="004A2450" w:rsidP="004A2450">
      <w:pPr>
        <w:pStyle w:val="Listenabsatz"/>
        <w:numPr>
          <w:ilvl w:val="0"/>
          <w:numId w:val="321"/>
        </w:numPr>
      </w:pPr>
      <w:r w:rsidRPr="004A2450">
        <w:t xml:space="preserve">Zentrale Planung, Ausschreibung und Koordination der flächendeckenden Luftbildbefliegung im 3-jährigen Zyklus in Kooperation mit Bund und Ländern </w:t>
      </w:r>
    </w:p>
    <w:p w14:paraId="41C7D598" w14:textId="500C1761" w:rsidR="004A2450" w:rsidRPr="004A2450" w:rsidRDefault="004A2450" w:rsidP="004A2450">
      <w:pPr>
        <w:pStyle w:val="Listenabsatz"/>
        <w:numPr>
          <w:ilvl w:val="0"/>
          <w:numId w:val="321"/>
        </w:numPr>
      </w:pPr>
      <w:r w:rsidRPr="004A2450">
        <w:t xml:space="preserve">Durchführung von Qualitätskontrolle, Datenabnahme, Verteilung und Archivierung der Luftbilddaten </w:t>
      </w:r>
    </w:p>
    <w:p w14:paraId="5C8EF266" w14:textId="5EC47AAB" w:rsidR="0054396A" w:rsidRPr="004A2450" w:rsidRDefault="004A2450" w:rsidP="004A2450">
      <w:pPr>
        <w:pStyle w:val="Listenabsatz"/>
        <w:numPr>
          <w:ilvl w:val="0"/>
          <w:numId w:val="321"/>
        </w:numPr>
        <w:rPr>
          <w:szCs w:val="20"/>
        </w:rPr>
      </w:pPr>
      <w:r w:rsidRPr="004A2450">
        <w:t>Sicherstellung der langfristigen Verfügbarkeit durch Integration aktueller Daten und Pflege historischer Luftbildbestände</w:t>
      </w:r>
    </w:p>
    <w:p w14:paraId="32A4BC7A" w14:textId="39FE752F" w:rsidR="0054396A" w:rsidRDefault="0054396A" w:rsidP="004A2450">
      <w:pPr>
        <w:pStyle w:val="4nummeriert"/>
        <w:numPr>
          <w:ilvl w:val="0"/>
          <w:numId w:val="0"/>
        </w:numPr>
      </w:pPr>
      <w:r w:rsidRPr="0054396A">
        <w:t>Digitale Orthophotos (DOP)</w:t>
      </w:r>
    </w:p>
    <w:p w14:paraId="22378606" w14:textId="3E806D62" w:rsidR="004A2450" w:rsidRPr="004A2450" w:rsidRDefault="004A2450" w:rsidP="004A2450">
      <w:pPr>
        <w:pStyle w:val="Listenabsatz"/>
        <w:numPr>
          <w:ilvl w:val="0"/>
          <w:numId w:val="322"/>
        </w:numPr>
      </w:pPr>
      <w:r w:rsidRPr="004A2450">
        <w:t xml:space="preserve">Erstellung und Bereitstellung georeferenzierter, entzerrter Luftbilddaten als Grundlage für GIS-Anwendungen und raumbezogene Analysen </w:t>
      </w:r>
    </w:p>
    <w:p w14:paraId="471D46E8" w14:textId="54B01B0D" w:rsidR="004A2450" w:rsidRPr="004A2450" w:rsidRDefault="004A2450" w:rsidP="004A2450">
      <w:pPr>
        <w:pStyle w:val="Listenabsatz"/>
        <w:numPr>
          <w:ilvl w:val="0"/>
          <w:numId w:val="322"/>
        </w:numPr>
      </w:pPr>
      <w:r w:rsidRPr="004A2450">
        <w:t xml:space="preserve">Zentrale Beschaffung, Qualitätssicherung, Verteilung und Archivierung im Rahmen eines bundesweiten Kooperationsmodells </w:t>
      </w:r>
    </w:p>
    <w:p w14:paraId="49360AFF" w14:textId="42F771B2" w:rsidR="004A2450" w:rsidRPr="004A2450" w:rsidRDefault="004A2450" w:rsidP="004A2450">
      <w:pPr>
        <w:pStyle w:val="Listenabsatz"/>
        <w:numPr>
          <w:ilvl w:val="0"/>
          <w:numId w:val="322"/>
        </w:numPr>
      </w:pPr>
      <w:r w:rsidRPr="004A2450">
        <w:t xml:space="preserve">Breite Nutzung in Verwaltung, Wissenschaft, Wirtschaft und Öffentlichkeit (z. B. Planung, Umweltmonitoring, Agrarförderung, Kataster) </w:t>
      </w:r>
    </w:p>
    <w:p w14:paraId="50C85618" w14:textId="57D2D7A4" w:rsidR="0054396A" w:rsidRPr="004A2450" w:rsidRDefault="004A2450" w:rsidP="004A2450">
      <w:pPr>
        <w:pStyle w:val="Listenabsatz"/>
        <w:numPr>
          <w:ilvl w:val="0"/>
          <w:numId w:val="322"/>
        </w:numPr>
      </w:pPr>
      <w:r w:rsidRPr="004A2450">
        <w:t>Langfristige Dokumentation von Landschaftsveränderungen als Grundlage für fachliche, rechtliche und historische Analysen</w:t>
      </w:r>
    </w:p>
    <w:p w14:paraId="309BA937" w14:textId="77777777" w:rsidR="0054396A" w:rsidRDefault="0054396A" w:rsidP="004A2450">
      <w:pPr>
        <w:pStyle w:val="4nummeriert"/>
        <w:numPr>
          <w:ilvl w:val="0"/>
          <w:numId w:val="0"/>
        </w:numPr>
      </w:pPr>
      <w:r w:rsidRPr="0054396A">
        <w:t>Digitale Höhenmodelle</w:t>
      </w:r>
    </w:p>
    <w:p w14:paraId="4BA97574" w14:textId="08DE1F72" w:rsidR="004A2450" w:rsidRPr="004A2450" w:rsidRDefault="004A2450" w:rsidP="004A2450">
      <w:pPr>
        <w:pStyle w:val="Listenabsatz"/>
        <w:numPr>
          <w:ilvl w:val="0"/>
          <w:numId w:val="323"/>
        </w:numPr>
      </w:pPr>
      <w:r w:rsidRPr="004A2450">
        <w:t xml:space="preserve">Bereitstellung flächendeckender dreidimensionaler Modelle der Erdoberfläche als Digitales Geländemodell (DGM) und Digitales Oberflächenmodell (DOM) </w:t>
      </w:r>
    </w:p>
    <w:p w14:paraId="3F0BCFC9" w14:textId="30FBF282" w:rsidR="004A2450" w:rsidRPr="004A2450" w:rsidRDefault="004A2450" w:rsidP="004A2450">
      <w:pPr>
        <w:pStyle w:val="Listenabsatz"/>
        <w:numPr>
          <w:ilvl w:val="0"/>
          <w:numId w:val="323"/>
        </w:numPr>
      </w:pPr>
      <w:r w:rsidRPr="004A2450">
        <w:t xml:space="preserve">Nutzung als Grundlage für Orthophotoerstellung, Planungs- und Analyseanwendungen (z. B. Hochwasser, Georisiken, Infrastruktur, Umwelt) </w:t>
      </w:r>
    </w:p>
    <w:p w14:paraId="432F3A65" w14:textId="217E9390" w:rsidR="004A2450" w:rsidRPr="004A2450" w:rsidRDefault="004A2450" w:rsidP="004A2450">
      <w:pPr>
        <w:pStyle w:val="Listenabsatz"/>
        <w:numPr>
          <w:ilvl w:val="0"/>
          <w:numId w:val="323"/>
        </w:numPr>
      </w:pPr>
      <w:r w:rsidRPr="004A2450">
        <w:t xml:space="preserve">Bereitstellung detaillierter Geodaten für Verwaltung, Wirtschaft und Forschung sowie für interne Anwendungen des BEV </w:t>
      </w:r>
    </w:p>
    <w:p w14:paraId="66334C93" w14:textId="2E933ACF" w:rsidR="004A2450" w:rsidRPr="004A2450" w:rsidRDefault="004A2450" w:rsidP="004A2450">
      <w:pPr>
        <w:pStyle w:val="Listenabsatz"/>
        <w:numPr>
          <w:ilvl w:val="0"/>
          <w:numId w:val="323"/>
        </w:numPr>
      </w:pPr>
      <w:r w:rsidRPr="004A2450">
        <w:t>Erstellung der Modelle auf Basis von Luftbildern und Airborne Laserscanning (ALS) und kontinuierliche Weiterentwicklung der Datengrundlagen</w:t>
      </w:r>
    </w:p>
    <w:p w14:paraId="257F85DC" w14:textId="46FFA3A3" w:rsidR="0054396A" w:rsidRDefault="0054396A" w:rsidP="004A2450">
      <w:pPr>
        <w:pStyle w:val="4nummeriert"/>
        <w:numPr>
          <w:ilvl w:val="0"/>
          <w:numId w:val="0"/>
        </w:numPr>
      </w:pPr>
      <w:r w:rsidRPr="0054396A">
        <w:lastRenderedPageBreak/>
        <w:t>Digitales Geländemodell (DGM) aus Luftbildern (historisch)</w:t>
      </w:r>
    </w:p>
    <w:p w14:paraId="29981C67" w14:textId="50A4DD9D" w:rsidR="004A2450" w:rsidRPr="004A2450" w:rsidRDefault="004A2450" w:rsidP="004A2450">
      <w:pPr>
        <w:pStyle w:val="Listenabsatz"/>
        <w:numPr>
          <w:ilvl w:val="0"/>
          <w:numId w:val="324"/>
        </w:numPr>
        <w:spacing w:before="80" w:after="80"/>
        <w:rPr>
          <w:rFonts w:cs="Calibri"/>
        </w:rPr>
      </w:pPr>
      <w:r w:rsidRPr="004A2450">
        <w:rPr>
          <w:rFonts w:cs="Calibri"/>
        </w:rPr>
        <w:t xml:space="preserve">Erstellung des DGM durch photogrammetrische Luftbildauswertung (1989–2020) mit sukzessiver Verdichtung der Rasterauflösung </w:t>
      </w:r>
    </w:p>
    <w:p w14:paraId="4B8666A5" w14:textId="7F34BE9B" w:rsidR="004A2450" w:rsidRPr="004A2450" w:rsidRDefault="004A2450" w:rsidP="004A2450">
      <w:pPr>
        <w:pStyle w:val="Listenabsatz"/>
        <w:numPr>
          <w:ilvl w:val="0"/>
          <w:numId w:val="324"/>
        </w:numPr>
        <w:spacing w:before="80" w:after="80"/>
        <w:rPr>
          <w:rFonts w:cs="Calibri"/>
        </w:rPr>
      </w:pPr>
      <w:r w:rsidRPr="004A2450">
        <w:rPr>
          <w:rFonts w:cs="Calibri"/>
        </w:rPr>
        <w:t xml:space="preserve">Ableitung strukturierter Höhenmodelle inklusive Geländekanten und Höhenlinien als Grundlage für vielfältige Anwendungen </w:t>
      </w:r>
    </w:p>
    <w:p w14:paraId="35258DDA" w14:textId="483879FC" w:rsidR="0054396A" w:rsidRPr="004A2450" w:rsidRDefault="004A2450" w:rsidP="004A2450">
      <w:pPr>
        <w:pStyle w:val="Listenabsatz"/>
        <w:numPr>
          <w:ilvl w:val="0"/>
          <w:numId w:val="324"/>
        </w:numPr>
        <w:spacing w:before="80" w:after="80"/>
        <w:rPr>
          <w:rFonts w:cs="Calibri"/>
        </w:rPr>
      </w:pPr>
      <w:r w:rsidRPr="004A2450">
        <w:rPr>
          <w:rFonts w:cs="Calibri"/>
        </w:rPr>
        <w:t>Einstellung der Fortführung auf Basis von Luftbildern seit 2020 und Bereitstellung des finalen Datenbestands als Downloadprodukt über das Geoportal des BEV</w:t>
      </w:r>
    </w:p>
    <w:p w14:paraId="7CBFA5D4" w14:textId="77777777" w:rsidR="0054396A" w:rsidRPr="0054396A" w:rsidRDefault="0054396A" w:rsidP="0054396A">
      <w:pPr>
        <w:spacing w:before="80" w:after="80"/>
        <w:rPr>
          <w:rFonts w:cs="Calibri"/>
        </w:rPr>
      </w:pPr>
    </w:p>
    <w:p w14:paraId="5F49BAB6" w14:textId="3AC97F2C" w:rsidR="0054396A" w:rsidRPr="0054396A" w:rsidRDefault="0054396A" w:rsidP="004A2450">
      <w:pPr>
        <w:pStyle w:val="4nummeriert"/>
        <w:numPr>
          <w:ilvl w:val="0"/>
          <w:numId w:val="0"/>
        </w:numPr>
      </w:pPr>
      <w:r w:rsidRPr="0054396A">
        <w:t>Digitales Oberflächenmodell (DOM) aus Luftbildern</w:t>
      </w:r>
    </w:p>
    <w:p w14:paraId="410E12B7" w14:textId="15FC1A71" w:rsidR="004A2450" w:rsidRPr="004A2450" w:rsidRDefault="004A2450" w:rsidP="004A2450">
      <w:pPr>
        <w:pStyle w:val="Listenabsatz"/>
        <w:numPr>
          <w:ilvl w:val="0"/>
          <w:numId w:val="325"/>
        </w:numPr>
        <w:spacing w:before="80" w:after="80"/>
        <w:rPr>
          <w:rFonts w:cs="Calibri"/>
        </w:rPr>
      </w:pPr>
      <w:r w:rsidRPr="004A2450">
        <w:rPr>
          <w:rFonts w:cs="Calibri"/>
        </w:rPr>
        <w:t xml:space="preserve">Flächendeckende, regelmäßige Aktualisierung der Landschaftsoberfläche (inkl. Bewuchs und Bebauung) im dreijährigen Zyklus </w:t>
      </w:r>
    </w:p>
    <w:p w14:paraId="53F0CAEC" w14:textId="4F4EE212" w:rsidR="004A2450" w:rsidRPr="004A2450" w:rsidRDefault="004A2450" w:rsidP="004A2450">
      <w:pPr>
        <w:pStyle w:val="Listenabsatz"/>
        <w:numPr>
          <w:ilvl w:val="0"/>
          <w:numId w:val="325"/>
        </w:numPr>
        <w:spacing w:before="80" w:after="80"/>
        <w:rPr>
          <w:rFonts w:cs="Calibri"/>
        </w:rPr>
      </w:pPr>
      <w:r w:rsidRPr="004A2450">
        <w:rPr>
          <w:rFonts w:cs="Calibri"/>
        </w:rPr>
        <w:t xml:space="preserve">Automatische Ableitung hochauflösender DOM-Daten aus Luftbildern mit einer Rasterweite von 0,5 m </w:t>
      </w:r>
    </w:p>
    <w:p w14:paraId="2A8CCC55" w14:textId="34686302" w:rsidR="0054396A" w:rsidRPr="004A2450" w:rsidRDefault="004A2450" w:rsidP="004A2450">
      <w:pPr>
        <w:pStyle w:val="Listenabsatz"/>
        <w:numPr>
          <w:ilvl w:val="0"/>
          <w:numId w:val="325"/>
        </w:numPr>
        <w:spacing w:before="80" w:after="80"/>
        <w:rPr>
          <w:rFonts w:cs="Calibri"/>
        </w:rPr>
      </w:pPr>
      <w:r w:rsidRPr="004A2450">
        <w:rPr>
          <w:rFonts w:cs="Calibri"/>
        </w:rPr>
        <w:t>Bereitstellung aktueller Datensätze zur Abbildung dynamischer Veränderungen der Erdoberfläche für Verwaltung, Wirtschaft und Planung</w:t>
      </w:r>
    </w:p>
    <w:p w14:paraId="4D4AC0C0" w14:textId="77777777" w:rsidR="0054396A" w:rsidRDefault="0054396A" w:rsidP="004A2450">
      <w:pPr>
        <w:pStyle w:val="4nummeriert"/>
        <w:numPr>
          <w:ilvl w:val="0"/>
          <w:numId w:val="0"/>
        </w:numPr>
      </w:pPr>
      <w:r w:rsidRPr="0054396A">
        <w:t xml:space="preserve">Digitales Geländemodell (DGM) und digitales Oberflächenmodell (DOM)aus ALS-Daten </w:t>
      </w:r>
    </w:p>
    <w:p w14:paraId="390EA826" w14:textId="605589B0" w:rsidR="004A2450" w:rsidRPr="004A2450" w:rsidRDefault="004A2450" w:rsidP="004A2450">
      <w:pPr>
        <w:pStyle w:val="Listenabsatz"/>
        <w:numPr>
          <w:ilvl w:val="0"/>
          <w:numId w:val="326"/>
        </w:numPr>
      </w:pPr>
      <w:r w:rsidRPr="004A2450">
        <w:t xml:space="preserve">Erfassung hochgenauer 3D-Punktwolken mittels Airborne Laserscanning (ALS) zur Ableitung von digitalen Gelände- und Oberflächenmodellen </w:t>
      </w:r>
    </w:p>
    <w:p w14:paraId="02557E4B" w14:textId="6433FB76" w:rsidR="004A2450" w:rsidRPr="004A2450" w:rsidRDefault="004A2450" w:rsidP="004A2450">
      <w:pPr>
        <w:pStyle w:val="Listenabsatz"/>
        <w:numPr>
          <w:ilvl w:val="0"/>
          <w:numId w:val="326"/>
        </w:numPr>
      </w:pPr>
      <w:r w:rsidRPr="004A2450">
        <w:t xml:space="preserve">Effiziente, kooperative Beschaffung und Aktualisierung der ALS-Datenbestände im mehrjährigen Zyklus </w:t>
      </w:r>
    </w:p>
    <w:p w14:paraId="24DAB779" w14:textId="1F916E79" w:rsidR="004A2450" w:rsidRPr="004A2450" w:rsidRDefault="004A2450" w:rsidP="004A2450">
      <w:pPr>
        <w:pStyle w:val="Listenabsatz"/>
        <w:numPr>
          <w:ilvl w:val="0"/>
          <w:numId w:val="326"/>
        </w:numPr>
      </w:pPr>
      <w:r w:rsidRPr="004A2450">
        <w:t xml:space="preserve">Organisation des Datenaustauschs sowie Bereitstellung und Integration der Höhenmodelle in zentrale Systeme des BEV </w:t>
      </w:r>
    </w:p>
    <w:p w14:paraId="0F8BB2EA" w14:textId="78349DEE" w:rsidR="004A2450" w:rsidRPr="004A2450" w:rsidRDefault="004A2450" w:rsidP="004A2450">
      <w:pPr>
        <w:pStyle w:val="Listenabsatz"/>
        <w:numPr>
          <w:ilvl w:val="0"/>
          <w:numId w:val="326"/>
        </w:numPr>
      </w:pPr>
      <w:r w:rsidRPr="004A2450">
        <w:t>Versorgung interner und externer Nutzer mit qualitätsgesicherten Geobasisdaten für vielfältige Anwendungen</w:t>
      </w:r>
    </w:p>
    <w:p w14:paraId="720F98CD" w14:textId="77777777" w:rsidR="0054396A" w:rsidRPr="0054396A" w:rsidRDefault="0054396A" w:rsidP="004A2450">
      <w:pPr>
        <w:pStyle w:val="4nummeriert"/>
        <w:numPr>
          <w:ilvl w:val="0"/>
          <w:numId w:val="0"/>
        </w:numPr>
      </w:pPr>
      <w:r w:rsidRPr="0054396A">
        <w:t>Land Cover</w:t>
      </w:r>
    </w:p>
    <w:p w14:paraId="1E0A53D4" w14:textId="2BB39585" w:rsidR="004A2450" w:rsidRPr="004A2450" w:rsidRDefault="004A2450" w:rsidP="004A2450">
      <w:pPr>
        <w:pStyle w:val="Listenabsatz"/>
        <w:numPr>
          <w:ilvl w:val="0"/>
          <w:numId w:val="327"/>
        </w:numPr>
        <w:rPr>
          <w:rFonts w:cs="Calibri"/>
        </w:rPr>
      </w:pPr>
      <w:r w:rsidRPr="004A2450">
        <w:rPr>
          <w:rFonts w:cs="Calibri"/>
        </w:rPr>
        <w:t xml:space="preserve">Automatisierte Erstellung eines flächendeckenden Datensatzes zur Klassifikation der Bodenbedeckung (z. B. Vegetation, Wasser, Gebäude, Bodenflächen) auf Basis von Fernerkundungsdaten </w:t>
      </w:r>
    </w:p>
    <w:p w14:paraId="0D3EAF3B" w14:textId="520735E6" w:rsidR="004A2450" w:rsidRPr="004A2450" w:rsidRDefault="004A2450" w:rsidP="004A2450">
      <w:pPr>
        <w:pStyle w:val="Listenabsatz"/>
        <w:numPr>
          <w:ilvl w:val="0"/>
          <w:numId w:val="327"/>
        </w:numPr>
        <w:rPr>
          <w:rFonts w:cs="Calibri"/>
        </w:rPr>
      </w:pPr>
      <w:r w:rsidRPr="004A2450">
        <w:rPr>
          <w:rFonts w:cs="Calibri"/>
        </w:rPr>
        <w:t xml:space="preserve">Regelmäßige Aktualisierung im dreijährigen Beschaffungszyklus mit hoher Automatisierung und großflächiger Abdeckung </w:t>
      </w:r>
    </w:p>
    <w:p w14:paraId="001126E9" w14:textId="193036C1" w:rsidR="0054396A" w:rsidRPr="006C14F1" w:rsidRDefault="004A2450" w:rsidP="0054396A">
      <w:pPr>
        <w:pStyle w:val="Listenabsatz"/>
        <w:numPr>
          <w:ilvl w:val="0"/>
          <w:numId w:val="327"/>
        </w:numPr>
        <w:rPr>
          <w:rFonts w:cs="Calibri"/>
        </w:rPr>
      </w:pPr>
      <w:r w:rsidRPr="004A2450">
        <w:rPr>
          <w:rFonts w:cs="Calibri"/>
        </w:rPr>
        <w:t>Nutzung als Grundlage für das Digitale Landschaftsmodell, Katasterüberprüfungen sowie umweltbezogene Analysen und Veränderungsdetektion</w:t>
      </w:r>
    </w:p>
    <w:p w14:paraId="2D0E5F4F" w14:textId="7A7D534C" w:rsidR="0054396A" w:rsidRPr="0054396A" w:rsidRDefault="0054396A" w:rsidP="00DE619E">
      <w:pPr>
        <w:pStyle w:val="2nummeriert"/>
      </w:pPr>
      <w:bookmarkStart w:id="196" w:name="_Toc198538260"/>
      <w:bookmarkStart w:id="197" w:name="_Toc201036879"/>
      <w:bookmarkStart w:id="198" w:name="_Toc226466629"/>
      <w:r w:rsidRPr="0054396A">
        <w:t>Abteilung Geoinformation (G3)</w:t>
      </w:r>
      <w:bookmarkEnd w:id="196"/>
      <w:bookmarkEnd w:id="197"/>
      <w:bookmarkEnd w:id="198"/>
    </w:p>
    <w:p w14:paraId="49D407D7" w14:textId="77777777" w:rsidR="006C14F1" w:rsidRDefault="006C14F1" w:rsidP="006C14F1">
      <w:r>
        <w:t>Die Abteilung G3 – Geoinformation führt und aktualisiert das Digitale Landschaftsmodell (DLM) als zentrales, flächendeckendes topographisches Referenzsystem Österreichs.</w:t>
      </w:r>
    </w:p>
    <w:p w14:paraId="0324057B" w14:textId="6575992E" w:rsidR="0054396A" w:rsidRPr="0054396A" w:rsidRDefault="006C14F1" w:rsidP="006C14F1">
      <w:r>
        <w:lastRenderedPageBreak/>
        <w:t>Sie integriert und verknüpft unterschiedliche Geodatenquellen in Zusammenarbeit mit Gemeinden, Behörden und externen Partnern und stellt qualitätsgesicherte Geobasisdaten für Anwendungen in Kartographie, Kataster, Infrastruktur und Verwaltung bereit.</w:t>
      </w:r>
    </w:p>
    <w:p w14:paraId="5E83FC46" w14:textId="77777777" w:rsidR="0054396A" w:rsidRPr="0054396A" w:rsidRDefault="0054396A" w:rsidP="006C14F1">
      <w:pPr>
        <w:pStyle w:val="4nummeriert"/>
        <w:numPr>
          <w:ilvl w:val="0"/>
          <w:numId w:val="0"/>
        </w:numPr>
      </w:pPr>
      <w:r w:rsidRPr="0054396A">
        <w:t>Digitales Landschaftsmodell</w:t>
      </w:r>
    </w:p>
    <w:p w14:paraId="3842B587" w14:textId="14F3FE2B" w:rsidR="006C14F1" w:rsidRPr="006C14F1" w:rsidRDefault="006C14F1" w:rsidP="006C14F1">
      <w:pPr>
        <w:pStyle w:val="Listenabsatz"/>
        <w:numPr>
          <w:ilvl w:val="0"/>
          <w:numId w:val="328"/>
        </w:numPr>
        <w:spacing w:before="120"/>
      </w:pPr>
      <w:r w:rsidRPr="006C14F1">
        <w:t xml:space="preserve">Vektorbasiertes, nahezu maßstabsfreies Geodatenmodell zur Abbildung der Erdoberfläche mit natürlichen und künstlichen Objekten ohne kartographische Generalisierung </w:t>
      </w:r>
    </w:p>
    <w:p w14:paraId="723ACC5D" w14:textId="1D8096A2" w:rsidR="006C14F1" w:rsidRPr="006C14F1" w:rsidRDefault="006C14F1" w:rsidP="006C14F1">
      <w:pPr>
        <w:pStyle w:val="Listenabsatz"/>
        <w:numPr>
          <w:ilvl w:val="0"/>
          <w:numId w:val="328"/>
        </w:numPr>
        <w:spacing w:before="120"/>
      </w:pPr>
      <w:r w:rsidRPr="006C14F1">
        <w:t xml:space="preserve">Hierarchische, semantisch-logische Strukturierung in Objektbereiche, Objektgruppen und Objektarten mit attributiver Beschreibung </w:t>
      </w:r>
    </w:p>
    <w:p w14:paraId="171C9DBA" w14:textId="7AC1F69D" w:rsidR="0054396A" w:rsidRPr="0054396A" w:rsidRDefault="006C14F1" w:rsidP="006C14F1">
      <w:pPr>
        <w:pStyle w:val="Listenabsatz"/>
        <w:numPr>
          <w:ilvl w:val="0"/>
          <w:numId w:val="328"/>
        </w:numPr>
        <w:spacing w:before="120"/>
      </w:pPr>
      <w:r w:rsidRPr="006C14F1">
        <w:t>Umfassende Darstellung topographischer Informationen durch rund 200 unterschiedliche Objektarten</w:t>
      </w:r>
    </w:p>
    <w:p w14:paraId="2A1CDF14" w14:textId="1EC27EFF" w:rsidR="0054396A" w:rsidRDefault="0054396A" w:rsidP="006C14F1">
      <w:pPr>
        <w:pStyle w:val="4nummeriert"/>
        <w:numPr>
          <w:ilvl w:val="0"/>
          <w:numId w:val="0"/>
        </w:numPr>
      </w:pPr>
      <w:r w:rsidRPr="0054396A">
        <w:t>Aufbau und Führung des Zentralen Luftfahrthindernisregisters (ZLHR)</w:t>
      </w:r>
    </w:p>
    <w:p w14:paraId="27588993" w14:textId="223CCF5D" w:rsidR="006C14F1" w:rsidRPr="006C14F1" w:rsidRDefault="006C14F1" w:rsidP="006C14F1">
      <w:pPr>
        <w:pStyle w:val="Listenabsatz"/>
        <w:numPr>
          <w:ilvl w:val="0"/>
          <w:numId w:val="329"/>
        </w:numPr>
      </w:pPr>
      <w:r w:rsidRPr="006C14F1">
        <w:t xml:space="preserve">Aufbau und Führung des ZLHR auf Basis des Digitalen Landschaftsmodells (DLM) gemäß internationalen und europäischen Vorgaben </w:t>
      </w:r>
    </w:p>
    <w:p w14:paraId="0AA29097" w14:textId="2EA665E4" w:rsidR="006C14F1" w:rsidRPr="006C14F1" w:rsidRDefault="006C14F1" w:rsidP="006C14F1">
      <w:pPr>
        <w:pStyle w:val="Listenabsatz"/>
        <w:numPr>
          <w:ilvl w:val="0"/>
          <w:numId w:val="329"/>
        </w:numPr>
      </w:pPr>
      <w:r w:rsidRPr="006C14F1">
        <w:t xml:space="preserve">Erfassung, Identifikation und geometrische Verifikation von Luftfahrthindernissen sowie Bereitstellung für berechtigte Stellen </w:t>
      </w:r>
    </w:p>
    <w:p w14:paraId="5EFE296E" w14:textId="53CBF5E4" w:rsidR="006C14F1" w:rsidRPr="006C14F1" w:rsidRDefault="006C14F1" w:rsidP="006C14F1">
      <w:pPr>
        <w:pStyle w:val="Listenabsatz"/>
        <w:numPr>
          <w:ilvl w:val="0"/>
          <w:numId w:val="329"/>
        </w:numPr>
      </w:pPr>
      <w:r w:rsidRPr="006C14F1">
        <w:t>Weitergabe der Daten an die Austro Control GmbH zur Veröffentlichung im Luftfahrthandbuch gemäß internationalen Verpflichtungen</w:t>
      </w:r>
    </w:p>
    <w:p w14:paraId="30A6C46E" w14:textId="22A6CEC0" w:rsidR="0054396A" w:rsidRPr="0054396A" w:rsidRDefault="0054396A" w:rsidP="006C14F1">
      <w:pPr>
        <w:pStyle w:val="4nummeriert"/>
        <w:numPr>
          <w:ilvl w:val="0"/>
          <w:numId w:val="0"/>
        </w:numPr>
      </w:pPr>
      <w:r w:rsidRPr="0054396A">
        <w:t>Graphenintegrationsplattform – GIP</w:t>
      </w:r>
    </w:p>
    <w:p w14:paraId="790B4464" w14:textId="7E3CF993" w:rsidR="006C14F1" w:rsidRPr="006C14F1" w:rsidRDefault="006C14F1" w:rsidP="006C14F1">
      <w:pPr>
        <w:pStyle w:val="Listenabsatz"/>
        <w:numPr>
          <w:ilvl w:val="0"/>
          <w:numId w:val="330"/>
        </w:numPr>
        <w:spacing w:before="120" w:after="0"/>
      </w:pPr>
      <w:r w:rsidRPr="006C14F1">
        <w:t xml:space="preserve">Bereitstellung des österreichweiten Wegenetzes aus dem Digitalen Landschaftsmodell (DLM) für den GIP-Betreiber </w:t>
      </w:r>
    </w:p>
    <w:p w14:paraId="404BB494" w14:textId="4F5AC7B6" w:rsidR="006C14F1" w:rsidRPr="006C14F1" w:rsidRDefault="006C14F1" w:rsidP="006C14F1">
      <w:pPr>
        <w:pStyle w:val="Listenabsatz"/>
        <w:numPr>
          <w:ilvl w:val="0"/>
          <w:numId w:val="330"/>
        </w:numPr>
        <w:spacing w:before="120" w:after="0"/>
      </w:pPr>
      <w:r w:rsidRPr="006C14F1">
        <w:t xml:space="preserve">Grundlage für Anwendungen in Verkehrsmanagement, Routing, Einsatzorganisationen und Planung </w:t>
      </w:r>
    </w:p>
    <w:p w14:paraId="5991979F" w14:textId="4175AC58" w:rsidR="0054396A" w:rsidRPr="0054396A" w:rsidRDefault="006C14F1" w:rsidP="006C14F1">
      <w:pPr>
        <w:pStyle w:val="Listenabsatz"/>
        <w:numPr>
          <w:ilvl w:val="0"/>
          <w:numId w:val="330"/>
        </w:numPr>
        <w:spacing w:before="120" w:after="0"/>
      </w:pPr>
      <w:r w:rsidRPr="006C14F1">
        <w:t>Beitrag zur einheitlichen und aktuellen Verkehrsdateninfrastruktur in Österreich</w:t>
      </w:r>
    </w:p>
    <w:p w14:paraId="4172A00E" w14:textId="5864CDD5" w:rsidR="0054396A" w:rsidRDefault="0054396A" w:rsidP="006C14F1">
      <w:pPr>
        <w:pStyle w:val="4nummeriert"/>
        <w:numPr>
          <w:ilvl w:val="0"/>
          <w:numId w:val="0"/>
        </w:numPr>
      </w:pPr>
      <w:r w:rsidRPr="0054396A">
        <w:t>Kooperativer Bauwerksbestand – (DLM-BWK)</w:t>
      </w:r>
    </w:p>
    <w:p w14:paraId="719E3A85" w14:textId="0922D9EA" w:rsidR="006C14F1" w:rsidRPr="006C14F1" w:rsidRDefault="006C14F1" w:rsidP="006C14F1">
      <w:pPr>
        <w:pStyle w:val="Listenabsatz"/>
        <w:numPr>
          <w:ilvl w:val="0"/>
          <w:numId w:val="331"/>
        </w:numPr>
      </w:pPr>
      <w:r w:rsidRPr="006C14F1">
        <w:t xml:space="preserve">Aufbau und Führung eines österreichweit einheitlichen, vektorbasierten Bauwerksbestandes in Kooperation mit Städten </w:t>
      </w:r>
    </w:p>
    <w:p w14:paraId="5E3803E4" w14:textId="7811C3C6" w:rsidR="006C14F1" w:rsidRPr="006C14F1" w:rsidRDefault="006C14F1" w:rsidP="006C14F1">
      <w:pPr>
        <w:pStyle w:val="Listenabsatz"/>
        <w:numPr>
          <w:ilvl w:val="0"/>
          <w:numId w:val="331"/>
        </w:numPr>
      </w:pPr>
      <w:r w:rsidRPr="006C14F1">
        <w:t xml:space="preserve">Bereitstellung attributierter Bauwerksdaten inkl. Höheninformationen zur 2,5D-Darstellung sowie Verknüpfung mit dem Adressregister (AGWR) </w:t>
      </w:r>
    </w:p>
    <w:p w14:paraId="74D4BEED" w14:textId="00069C67" w:rsidR="006C14F1" w:rsidRPr="006C14F1" w:rsidRDefault="006C14F1" w:rsidP="006C14F1">
      <w:pPr>
        <w:pStyle w:val="Listenabsatz"/>
        <w:numPr>
          <w:ilvl w:val="0"/>
          <w:numId w:val="331"/>
        </w:numPr>
      </w:pPr>
      <w:r w:rsidRPr="006C14F1">
        <w:t>Nutzung als Grundlage für Anwendungen in Statistik, Raumplanung, Infrastruktur, Telekommunikation und Verwaltung</w:t>
      </w:r>
    </w:p>
    <w:p w14:paraId="6F5E4612" w14:textId="08FB6794" w:rsidR="0054396A" w:rsidRDefault="0054396A" w:rsidP="006C14F1">
      <w:pPr>
        <w:pStyle w:val="4nummeriert"/>
        <w:numPr>
          <w:ilvl w:val="0"/>
          <w:numId w:val="0"/>
        </w:numPr>
      </w:pPr>
      <w:r w:rsidRPr="0054396A">
        <w:t>Geographische Ortsnamen – GeoNam</w:t>
      </w:r>
    </w:p>
    <w:p w14:paraId="21EB4525" w14:textId="3DB0F315" w:rsidR="006C14F1" w:rsidRPr="006C14F1" w:rsidRDefault="006C14F1" w:rsidP="006C14F1">
      <w:pPr>
        <w:pStyle w:val="Listenabsatz"/>
        <w:numPr>
          <w:ilvl w:val="0"/>
          <w:numId w:val="332"/>
        </w:numPr>
      </w:pPr>
      <w:r w:rsidRPr="006C14F1">
        <w:t xml:space="preserve">Führung der offiziellen österreichischen Datenbank für geographische Ortsbezeichnungen als zentrale Referenz für Lagebezüge </w:t>
      </w:r>
    </w:p>
    <w:p w14:paraId="59C86259" w14:textId="1E5EA0CF" w:rsidR="006C14F1" w:rsidRPr="006C14F1" w:rsidRDefault="006C14F1" w:rsidP="006C14F1">
      <w:pPr>
        <w:pStyle w:val="Listenabsatz"/>
        <w:numPr>
          <w:ilvl w:val="0"/>
          <w:numId w:val="332"/>
        </w:numPr>
      </w:pPr>
      <w:r w:rsidRPr="006C14F1">
        <w:lastRenderedPageBreak/>
        <w:t xml:space="preserve">Bereitstellung standardisierter Ortsnamen für Anwendungen in Verwaltung, Geoinformationssystemen und öffentlichen Diensten </w:t>
      </w:r>
    </w:p>
    <w:p w14:paraId="1383C475" w14:textId="2BE0B896" w:rsidR="006C14F1" w:rsidRPr="006C14F1" w:rsidRDefault="006C14F1" w:rsidP="006C14F1">
      <w:pPr>
        <w:pStyle w:val="Listenabsatz"/>
        <w:numPr>
          <w:ilvl w:val="0"/>
          <w:numId w:val="332"/>
        </w:numPr>
      </w:pPr>
      <w:r w:rsidRPr="006C14F1">
        <w:t>Integration in zentrale Portale und Dienste sowie Umsetzung nationaler und europäischer Vorgaben zur Geodateninfrastruktur</w:t>
      </w:r>
    </w:p>
    <w:p w14:paraId="298053D9" w14:textId="77777777" w:rsidR="0054396A" w:rsidRDefault="0054396A" w:rsidP="00DE619E">
      <w:pPr>
        <w:pStyle w:val="2nummeriert"/>
      </w:pPr>
      <w:bookmarkStart w:id="199" w:name="_Toc198538262"/>
      <w:bookmarkStart w:id="200" w:name="_Toc201036883"/>
      <w:bookmarkStart w:id="201" w:name="_Toc226466630"/>
      <w:r w:rsidRPr="0054396A">
        <w:t>Abteilung Kartographie (G4)</w:t>
      </w:r>
      <w:bookmarkEnd w:id="199"/>
      <w:bookmarkEnd w:id="200"/>
      <w:bookmarkEnd w:id="201"/>
    </w:p>
    <w:p w14:paraId="156F6311" w14:textId="233B6EDC" w:rsidR="00AA6527" w:rsidRPr="00AA6527" w:rsidRDefault="00AA6527" w:rsidP="00AA6527">
      <w:r>
        <w:t>Die Abteilung G4 ist für die Erstellung und Aktualisierung der kartographischen Modelle gemäß der amtlichen Maßstabsreihe sowie für die Herausgabe der staatlichen Kartenwerke verantwortlich. Darüber hinaus betreibt sie das historische Landkartenarchiv und sichert damit die langfristige Verfügbarkeit kartographischer Informationen.</w:t>
      </w:r>
    </w:p>
    <w:p w14:paraId="6B2563FE" w14:textId="77777777" w:rsidR="00AA6527" w:rsidRPr="00AA6527" w:rsidRDefault="00AA6527" w:rsidP="00AA6527">
      <w:pPr>
        <w:widowControl w:val="0"/>
        <w:suppressAutoHyphens/>
        <w:spacing w:before="80" w:after="80"/>
        <w:rPr>
          <w:rFonts w:cs="Calibri"/>
          <w:b/>
        </w:rPr>
      </w:pPr>
      <w:r w:rsidRPr="00AA6527">
        <w:rPr>
          <w:rFonts w:cs="Calibri"/>
          <w:b/>
          <w:bCs/>
        </w:rPr>
        <w:t>Kartographische Modelle (KMe)</w:t>
      </w:r>
    </w:p>
    <w:p w14:paraId="1479EC94" w14:textId="77777777" w:rsidR="00AA6527" w:rsidRPr="00AA6527" w:rsidRDefault="00AA6527" w:rsidP="00AA6527">
      <w:pPr>
        <w:widowControl w:val="0"/>
        <w:numPr>
          <w:ilvl w:val="0"/>
          <w:numId w:val="333"/>
        </w:numPr>
        <w:suppressAutoHyphens/>
        <w:spacing w:before="80" w:after="80"/>
        <w:rPr>
          <w:rFonts w:cs="Calibri"/>
        </w:rPr>
      </w:pPr>
      <w:r w:rsidRPr="00AA6527">
        <w:rPr>
          <w:rFonts w:cs="Calibri"/>
        </w:rPr>
        <w:t xml:space="preserve">Grundlagen und Erstellung </w:t>
      </w:r>
    </w:p>
    <w:p w14:paraId="2475B36C"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Maßstabsbezogene, digitale Darstellung der Topographie Österreichs als Grundlage der amtlichen Kartenwerke </w:t>
      </w:r>
    </w:p>
    <w:p w14:paraId="5270FEEA"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Ableitung der Modelle (KM50, KM250, KM500, KM1000) zunehmend automatisiert aus dem Digitalen Landschaftsmodell (DLM) </w:t>
      </w:r>
    </w:p>
    <w:p w14:paraId="53F03830"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Laufende Aktualisierung und Visualisierung in Vektor- und Rasterformaten </w:t>
      </w:r>
    </w:p>
    <w:p w14:paraId="41A879D5" w14:textId="77777777" w:rsidR="00AA6527" w:rsidRPr="00AA6527" w:rsidRDefault="00AA6527" w:rsidP="00AA6527">
      <w:pPr>
        <w:widowControl w:val="0"/>
        <w:numPr>
          <w:ilvl w:val="0"/>
          <w:numId w:val="333"/>
        </w:numPr>
        <w:suppressAutoHyphens/>
        <w:spacing w:before="80" w:after="80"/>
        <w:rPr>
          <w:rFonts w:cs="Calibri"/>
        </w:rPr>
      </w:pPr>
      <w:r w:rsidRPr="00AA6527">
        <w:rPr>
          <w:rFonts w:cs="Calibri"/>
        </w:rPr>
        <w:t xml:space="preserve">Produkte und Bereitstellung </w:t>
      </w:r>
    </w:p>
    <w:p w14:paraId="7756A589"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Bereitstellung über Geoportal und AustrianMap sowie Nutzung in internen Anwendungen </w:t>
      </w:r>
    </w:p>
    <w:p w14:paraId="52196BB5"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Erstellung und Herausgabe gedruckter Kartenwerke (ÖK25V, ÖK50, ÖK250, ÖK500) </w:t>
      </w:r>
    </w:p>
    <w:p w14:paraId="3445F12C"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Beitrag zu internationalen kartographischen Datensätzen </w:t>
      </w:r>
    </w:p>
    <w:p w14:paraId="7A41E678" w14:textId="77777777" w:rsidR="00AA6527" w:rsidRPr="00AA6527" w:rsidRDefault="00AA6527" w:rsidP="00AA6527">
      <w:pPr>
        <w:widowControl w:val="0"/>
        <w:numPr>
          <w:ilvl w:val="0"/>
          <w:numId w:val="333"/>
        </w:numPr>
        <w:suppressAutoHyphens/>
        <w:spacing w:before="80" w:after="80"/>
        <w:rPr>
          <w:rFonts w:cs="Calibri"/>
        </w:rPr>
      </w:pPr>
      <w:r w:rsidRPr="00AA6527">
        <w:rPr>
          <w:rFonts w:cs="Calibri"/>
        </w:rPr>
        <w:t xml:space="preserve">Archivierung und historische Karten </w:t>
      </w:r>
    </w:p>
    <w:p w14:paraId="4D33805B"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Führung und Digitalisierung des historischen Landkartenarchivs </w:t>
      </w:r>
    </w:p>
    <w:p w14:paraId="4BCFF927"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Bereitstellung historischer Karten über Online-Dienste und auf Anfrage </w:t>
      </w:r>
    </w:p>
    <w:p w14:paraId="04961BB2" w14:textId="77777777" w:rsidR="00AA6527" w:rsidRPr="00AA6527" w:rsidRDefault="00AA6527" w:rsidP="00AA6527">
      <w:pPr>
        <w:widowControl w:val="0"/>
        <w:numPr>
          <w:ilvl w:val="0"/>
          <w:numId w:val="333"/>
        </w:numPr>
        <w:suppressAutoHyphens/>
        <w:spacing w:before="80" w:after="80"/>
        <w:rPr>
          <w:rFonts w:cs="Calibri"/>
        </w:rPr>
      </w:pPr>
      <w:r w:rsidRPr="00AA6527">
        <w:rPr>
          <w:rFonts w:cs="Calibri"/>
        </w:rPr>
        <w:t xml:space="preserve">Datenintegration und Schnittstellen </w:t>
      </w:r>
    </w:p>
    <w:p w14:paraId="0DB13CEE" w14:textId="77777777" w:rsidR="00AA6527" w:rsidRPr="00AA6527" w:rsidRDefault="00AA6527" w:rsidP="00AA6527">
      <w:pPr>
        <w:widowControl w:val="0"/>
        <w:numPr>
          <w:ilvl w:val="1"/>
          <w:numId w:val="333"/>
        </w:numPr>
        <w:suppressAutoHyphens/>
        <w:spacing w:before="80" w:after="80"/>
        <w:rPr>
          <w:rFonts w:cs="Calibri"/>
        </w:rPr>
      </w:pPr>
      <w:r w:rsidRPr="00AA6527">
        <w:rPr>
          <w:rFonts w:cs="Calibri"/>
        </w:rPr>
        <w:t xml:space="preserve">Nutzung von DLM als zentrale Datengrundlage </w:t>
      </w:r>
    </w:p>
    <w:p w14:paraId="7DFE2BC4" w14:textId="77777777" w:rsidR="008155FC" w:rsidRDefault="00AA6527" w:rsidP="008155FC">
      <w:pPr>
        <w:widowControl w:val="0"/>
        <w:numPr>
          <w:ilvl w:val="1"/>
          <w:numId w:val="333"/>
        </w:numPr>
        <w:suppressAutoHyphens/>
        <w:spacing w:before="80" w:after="80"/>
        <w:rPr>
          <w:rFonts w:cs="Calibri"/>
        </w:rPr>
      </w:pPr>
      <w:r w:rsidRPr="00AA6527">
        <w:rPr>
          <w:rFonts w:cs="Calibri"/>
        </w:rPr>
        <w:t>Einbindung von Höheninformationen aus DGM und DOM zur kartographischen Darstellung</w:t>
      </w:r>
      <w:bookmarkStart w:id="202" w:name="_Toc201036887"/>
    </w:p>
    <w:p w14:paraId="59433FA4" w14:textId="77777777" w:rsidR="008155FC" w:rsidRDefault="008155FC" w:rsidP="008155FC">
      <w:pPr>
        <w:widowControl w:val="0"/>
        <w:suppressAutoHyphens/>
        <w:spacing w:before="80" w:after="80"/>
        <w:rPr>
          <w:rFonts w:cs="Calibri"/>
        </w:rPr>
      </w:pPr>
    </w:p>
    <w:p w14:paraId="3EBFC3FD" w14:textId="4006A05F" w:rsidR="0054396A" w:rsidRPr="008155FC" w:rsidRDefault="0054396A" w:rsidP="008155FC">
      <w:pPr>
        <w:widowControl w:val="0"/>
        <w:suppressAutoHyphens/>
        <w:spacing w:before="80" w:after="80"/>
        <w:rPr>
          <w:rFonts w:cs="Calibri"/>
          <w:b/>
          <w:bCs/>
        </w:rPr>
      </w:pPr>
      <w:r w:rsidRPr="008155FC">
        <w:rPr>
          <w:b/>
          <w:bCs/>
        </w:rPr>
        <w:t>Schnittstellen zu Partnern und Anwendern</w:t>
      </w:r>
      <w:bookmarkEnd w:id="202"/>
    </w:p>
    <w:p w14:paraId="5365887E" w14:textId="0B8FA423" w:rsidR="00AA6527" w:rsidRPr="00AA6527" w:rsidRDefault="00AA6527" w:rsidP="00AA6527">
      <w:pPr>
        <w:pStyle w:val="Listenabsatz"/>
        <w:numPr>
          <w:ilvl w:val="0"/>
          <w:numId w:val="334"/>
        </w:numPr>
      </w:pPr>
      <w:r w:rsidRPr="00AA6527">
        <w:t xml:space="preserve">Kooperation mit nationalen Partnern, insbesondere gemeinsame Herausgabe zivil-militärischer Kartenwerke mit dem Institut für Militärisches Geowesen (IMG) </w:t>
      </w:r>
    </w:p>
    <w:p w14:paraId="7932258F" w14:textId="1FFE193A" w:rsidR="00AA6527" w:rsidRPr="00AA6527" w:rsidRDefault="00AA6527" w:rsidP="00AA6527">
      <w:pPr>
        <w:pStyle w:val="Listenabsatz"/>
        <w:numPr>
          <w:ilvl w:val="0"/>
          <w:numId w:val="334"/>
        </w:numPr>
      </w:pPr>
      <w:r w:rsidRPr="00AA6527">
        <w:lastRenderedPageBreak/>
        <w:t xml:space="preserve">Zusammenarbeit mit alpinen Vereinen zur Nutzung und Weiterentwicklung geographischer Daten </w:t>
      </w:r>
    </w:p>
    <w:p w14:paraId="5F206014" w14:textId="5A9A795D" w:rsidR="0054396A" w:rsidRPr="0054396A" w:rsidRDefault="00AA6527" w:rsidP="0054396A">
      <w:pPr>
        <w:pStyle w:val="Listenabsatz"/>
        <w:numPr>
          <w:ilvl w:val="0"/>
          <w:numId w:val="334"/>
        </w:numPr>
      </w:pPr>
      <w:r w:rsidRPr="00AA6527">
        <w:t>Mitwirkung an europäischen Geodatenprojekten im Rahmen von EuroGeographics</w:t>
      </w:r>
    </w:p>
    <w:p w14:paraId="7812D559" w14:textId="2CAC11C3" w:rsidR="0054396A" w:rsidRDefault="0054396A" w:rsidP="00DE619E">
      <w:pPr>
        <w:pStyle w:val="2nummeriert"/>
      </w:pPr>
      <w:bookmarkStart w:id="203" w:name="_Toc201036888"/>
      <w:bookmarkStart w:id="204" w:name="_Toc226466631"/>
      <w:r w:rsidRPr="0054396A">
        <w:t>Abteilung Digitale Services (G5)</w:t>
      </w:r>
      <w:bookmarkEnd w:id="203"/>
      <w:bookmarkEnd w:id="204"/>
    </w:p>
    <w:p w14:paraId="5DAF4ABA" w14:textId="77777777" w:rsidR="005D790C" w:rsidRDefault="005D790C" w:rsidP="005D790C">
      <w:r>
        <w:t>Die Abteilung G5 ist für die Digitalisierung, Archivierung sowie Bestandssicherung und Restaurierung der Unterlagen des BEV verantwortlich und führt die entsprechenden Archive. Darüber hinaus bereitet sie die Daten für die digitale Abgabe auf und übernimmt Reproduktion sowie Druckleistungen.</w:t>
      </w:r>
    </w:p>
    <w:p w14:paraId="35375586" w14:textId="735DE487" w:rsidR="005D790C" w:rsidRPr="005D790C" w:rsidRDefault="005D790C" w:rsidP="005D790C">
      <w:pPr>
        <w:spacing w:before="120" w:after="120"/>
        <w:rPr>
          <w:rFonts w:cs="Calibri"/>
          <w:sz w:val="22"/>
          <w:szCs w:val="22"/>
        </w:rPr>
      </w:pPr>
      <w:r w:rsidRPr="005D790C">
        <w:rPr>
          <w:rFonts w:cs="Calibri"/>
          <w:b/>
          <w:bCs/>
          <w:sz w:val="22"/>
          <w:szCs w:val="22"/>
        </w:rPr>
        <w:t>Digitalisierung und Aufbereitung</w:t>
      </w:r>
      <w:r w:rsidRPr="005D790C">
        <w:rPr>
          <w:rFonts w:cs="Calibri"/>
          <w:sz w:val="22"/>
          <w:szCs w:val="22"/>
        </w:rPr>
        <w:t xml:space="preserve"> </w:t>
      </w:r>
    </w:p>
    <w:p w14:paraId="26D8D6DD" w14:textId="77777777" w:rsidR="005D790C" w:rsidRPr="005D790C" w:rsidRDefault="005D790C" w:rsidP="005D790C">
      <w:pPr>
        <w:numPr>
          <w:ilvl w:val="0"/>
          <w:numId w:val="335"/>
        </w:numPr>
        <w:spacing w:before="120" w:after="120"/>
        <w:rPr>
          <w:rFonts w:cs="Calibri"/>
          <w:sz w:val="22"/>
          <w:szCs w:val="22"/>
        </w:rPr>
      </w:pPr>
      <w:r w:rsidRPr="005D790C">
        <w:rPr>
          <w:rFonts w:cs="Calibri"/>
          <w:sz w:val="22"/>
          <w:szCs w:val="22"/>
        </w:rPr>
        <w:t xml:space="preserve">Systematische Digitalisierung der BEV-Archive (z. B. Luftbild-, Karten-, Kataster- und Staatsgrenzenarchive) </w:t>
      </w:r>
    </w:p>
    <w:p w14:paraId="67B7A650" w14:textId="77777777" w:rsidR="005D790C" w:rsidRPr="005D790C" w:rsidRDefault="005D790C" w:rsidP="005D790C">
      <w:pPr>
        <w:numPr>
          <w:ilvl w:val="0"/>
          <w:numId w:val="335"/>
        </w:numPr>
        <w:spacing w:before="120" w:after="120"/>
        <w:rPr>
          <w:rFonts w:cs="Calibri"/>
          <w:sz w:val="22"/>
          <w:szCs w:val="22"/>
        </w:rPr>
      </w:pPr>
      <w:r w:rsidRPr="005D790C">
        <w:rPr>
          <w:rFonts w:cs="Calibri"/>
          <w:sz w:val="22"/>
          <w:szCs w:val="22"/>
        </w:rPr>
        <w:t xml:space="preserve">Aufbereitung der Scans für Langzeitarchivierung, Reproduktion und digitale Bereitstellung </w:t>
      </w:r>
    </w:p>
    <w:p w14:paraId="0B743697" w14:textId="32E117D9" w:rsidR="005D790C" w:rsidRPr="005D790C" w:rsidRDefault="005D790C" w:rsidP="005D790C">
      <w:pPr>
        <w:spacing w:before="120" w:after="120"/>
        <w:rPr>
          <w:rFonts w:cs="Calibri"/>
          <w:sz w:val="22"/>
          <w:szCs w:val="22"/>
        </w:rPr>
      </w:pPr>
      <w:r w:rsidRPr="005D790C">
        <w:rPr>
          <w:rFonts w:cs="Calibri"/>
          <w:b/>
          <w:bCs/>
          <w:sz w:val="22"/>
          <w:szCs w:val="22"/>
        </w:rPr>
        <w:t>Archivierung und Bestandssicherung</w:t>
      </w:r>
      <w:r w:rsidRPr="005D790C">
        <w:rPr>
          <w:rFonts w:cs="Calibri"/>
          <w:sz w:val="22"/>
          <w:szCs w:val="22"/>
        </w:rPr>
        <w:t xml:space="preserve"> </w:t>
      </w:r>
    </w:p>
    <w:p w14:paraId="045EE513" w14:textId="77777777" w:rsidR="005D790C" w:rsidRPr="005D790C" w:rsidRDefault="005D790C" w:rsidP="005D790C">
      <w:pPr>
        <w:numPr>
          <w:ilvl w:val="0"/>
          <w:numId w:val="336"/>
        </w:numPr>
        <w:spacing w:before="120" w:after="120"/>
        <w:rPr>
          <w:rFonts w:cs="Calibri"/>
          <w:sz w:val="22"/>
          <w:szCs w:val="22"/>
        </w:rPr>
      </w:pPr>
      <w:r w:rsidRPr="005D790C">
        <w:rPr>
          <w:rFonts w:cs="Calibri"/>
          <w:sz w:val="22"/>
          <w:szCs w:val="22"/>
        </w:rPr>
        <w:t xml:space="preserve">Fachgerechte Archivierung, Restaurierung und Verwaltung umfangreicher analoger und digitaler Bestände </w:t>
      </w:r>
    </w:p>
    <w:p w14:paraId="4786AF71" w14:textId="77777777" w:rsidR="005D790C" w:rsidRPr="005D790C" w:rsidRDefault="005D790C" w:rsidP="005D790C">
      <w:pPr>
        <w:numPr>
          <w:ilvl w:val="0"/>
          <w:numId w:val="336"/>
        </w:numPr>
        <w:spacing w:before="120" w:after="120"/>
        <w:rPr>
          <w:rFonts w:cs="Calibri"/>
          <w:sz w:val="22"/>
          <w:szCs w:val="22"/>
        </w:rPr>
      </w:pPr>
      <w:r w:rsidRPr="005D790C">
        <w:rPr>
          <w:rFonts w:cs="Calibri"/>
          <w:sz w:val="22"/>
          <w:szCs w:val="22"/>
        </w:rPr>
        <w:t xml:space="preserve">Bereitstellung von Archivunterlagen für interne und externe Anwendungen (z. B. bei Grenzfragen) </w:t>
      </w:r>
    </w:p>
    <w:p w14:paraId="15055BF8" w14:textId="77777777" w:rsidR="005D790C" w:rsidRPr="005D790C" w:rsidRDefault="005D790C" w:rsidP="005D790C">
      <w:pPr>
        <w:numPr>
          <w:ilvl w:val="0"/>
          <w:numId w:val="336"/>
        </w:numPr>
        <w:spacing w:before="120" w:after="120"/>
        <w:rPr>
          <w:rFonts w:cs="Calibri"/>
          <w:sz w:val="22"/>
          <w:szCs w:val="22"/>
        </w:rPr>
      </w:pPr>
      <w:r w:rsidRPr="005D790C">
        <w:rPr>
          <w:rFonts w:cs="Calibri"/>
          <w:sz w:val="22"/>
          <w:szCs w:val="22"/>
        </w:rPr>
        <w:t xml:space="preserve">Qualitätssicherung und Nachbearbeitung von Archivdaten (z. B. VHW-Dokumente, Datenbankkorrekturen, Verzeichniserstellung) </w:t>
      </w:r>
    </w:p>
    <w:p w14:paraId="09A5EB60" w14:textId="7654C394" w:rsidR="005D790C" w:rsidRPr="005D790C" w:rsidRDefault="005D790C" w:rsidP="005D790C">
      <w:pPr>
        <w:spacing w:before="120" w:after="120"/>
        <w:rPr>
          <w:rFonts w:cs="Calibri"/>
          <w:sz w:val="22"/>
          <w:szCs w:val="22"/>
        </w:rPr>
      </w:pPr>
      <w:r w:rsidRPr="005D790C">
        <w:rPr>
          <w:rFonts w:cs="Calibri"/>
          <w:b/>
          <w:bCs/>
          <w:sz w:val="22"/>
          <w:szCs w:val="22"/>
        </w:rPr>
        <w:t>Archive und Bestände</w:t>
      </w:r>
      <w:r w:rsidRPr="005D790C">
        <w:rPr>
          <w:rFonts w:cs="Calibri"/>
          <w:sz w:val="22"/>
          <w:szCs w:val="22"/>
        </w:rPr>
        <w:t xml:space="preserve"> </w:t>
      </w:r>
    </w:p>
    <w:p w14:paraId="3D4370C8" w14:textId="77777777" w:rsidR="005D790C" w:rsidRPr="005D790C" w:rsidRDefault="005D790C" w:rsidP="005D790C">
      <w:pPr>
        <w:numPr>
          <w:ilvl w:val="0"/>
          <w:numId w:val="337"/>
        </w:numPr>
        <w:spacing w:before="120" w:after="120"/>
        <w:rPr>
          <w:rFonts w:cs="Calibri"/>
          <w:sz w:val="22"/>
          <w:szCs w:val="22"/>
        </w:rPr>
      </w:pPr>
      <w:r w:rsidRPr="005D790C">
        <w:rPr>
          <w:rFonts w:cs="Calibri"/>
          <w:sz w:val="22"/>
          <w:szCs w:val="22"/>
        </w:rPr>
        <w:t xml:space="preserve">Luftbildarchiv (Messflugaufnahmen, photogrammetrische Unterlagen) </w:t>
      </w:r>
    </w:p>
    <w:p w14:paraId="5F4A7741" w14:textId="77777777" w:rsidR="005D790C" w:rsidRPr="005D790C" w:rsidRDefault="005D790C" w:rsidP="005D790C">
      <w:pPr>
        <w:numPr>
          <w:ilvl w:val="0"/>
          <w:numId w:val="337"/>
        </w:numPr>
        <w:spacing w:before="120" w:after="120"/>
        <w:rPr>
          <w:rFonts w:cs="Calibri"/>
          <w:sz w:val="22"/>
          <w:szCs w:val="22"/>
        </w:rPr>
      </w:pPr>
      <w:r w:rsidRPr="005D790C">
        <w:rPr>
          <w:rFonts w:cs="Calibri"/>
          <w:sz w:val="22"/>
          <w:szCs w:val="22"/>
        </w:rPr>
        <w:t xml:space="preserve">Katasterarchive der Vermessungsämter (VHW-Historien) </w:t>
      </w:r>
    </w:p>
    <w:p w14:paraId="46CDE735" w14:textId="77777777" w:rsidR="005D790C" w:rsidRPr="005D790C" w:rsidRDefault="005D790C" w:rsidP="005D790C">
      <w:pPr>
        <w:numPr>
          <w:ilvl w:val="0"/>
          <w:numId w:val="337"/>
        </w:numPr>
        <w:spacing w:before="120" w:after="120"/>
        <w:rPr>
          <w:rFonts w:cs="Calibri"/>
          <w:sz w:val="22"/>
          <w:szCs w:val="22"/>
        </w:rPr>
      </w:pPr>
      <w:r w:rsidRPr="005D790C">
        <w:rPr>
          <w:rFonts w:cs="Calibri"/>
          <w:sz w:val="22"/>
          <w:szCs w:val="22"/>
        </w:rPr>
        <w:t xml:space="preserve">Katastralmappenarchiv (Urmappen, digitale Karten, Protokolle) </w:t>
      </w:r>
    </w:p>
    <w:p w14:paraId="642BB9FD" w14:textId="77777777" w:rsidR="005D790C" w:rsidRPr="005D790C" w:rsidRDefault="005D790C" w:rsidP="005D790C">
      <w:pPr>
        <w:numPr>
          <w:ilvl w:val="0"/>
          <w:numId w:val="337"/>
        </w:numPr>
        <w:spacing w:before="120" w:after="120"/>
        <w:rPr>
          <w:rFonts w:cs="Calibri"/>
          <w:sz w:val="22"/>
          <w:szCs w:val="22"/>
        </w:rPr>
      </w:pPr>
      <w:r w:rsidRPr="005D790C">
        <w:rPr>
          <w:rFonts w:cs="Calibri"/>
          <w:sz w:val="22"/>
          <w:szCs w:val="22"/>
        </w:rPr>
        <w:t xml:space="preserve">Mikrofilmarchiv und Bildarchiv </w:t>
      </w:r>
    </w:p>
    <w:p w14:paraId="7C8B01AA" w14:textId="77777777" w:rsidR="005D790C" w:rsidRPr="005D790C" w:rsidRDefault="005D790C" w:rsidP="005D790C">
      <w:pPr>
        <w:numPr>
          <w:ilvl w:val="0"/>
          <w:numId w:val="337"/>
        </w:numPr>
        <w:spacing w:before="120" w:after="120"/>
        <w:rPr>
          <w:rFonts w:cs="Calibri"/>
          <w:sz w:val="22"/>
          <w:szCs w:val="22"/>
        </w:rPr>
      </w:pPr>
      <w:r w:rsidRPr="005D790C">
        <w:rPr>
          <w:rFonts w:cs="Calibri"/>
          <w:sz w:val="22"/>
          <w:szCs w:val="22"/>
        </w:rPr>
        <w:t xml:space="preserve">Restaurierung und Sicherung historischer Unterlagen aus verschiedenen Archiven </w:t>
      </w:r>
    </w:p>
    <w:p w14:paraId="7BCBC007" w14:textId="789DCE59" w:rsidR="005D790C" w:rsidRPr="005D790C" w:rsidRDefault="005D790C" w:rsidP="005D790C">
      <w:pPr>
        <w:spacing w:before="120" w:after="120"/>
        <w:rPr>
          <w:rFonts w:cs="Calibri"/>
          <w:sz w:val="22"/>
          <w:szCs w:val="22"/>
        </w:rPr>
      </w:pPr>
      <w:r w:rsidRPr="005D790C">
        <w:rPr>
          <w:rFonts w:cs="Calibri"/>
          <w:b/>
          <w:bCs/>
          <w:sz w:val="22"/>
          <w:szCs w:val="22"/>
        </w:rPr>
        <w:t>Reproduktion und Druck</w:t>
      </w:r>
      <w:r w:rsidRPr="005D790C">
        <w:rPr>
          <w:rFonts w:cs="Calibri"/>
          <w:sz w:val="22"/>
          <w:szCs w:val="22"/>
        </w:rPr>
        <w:t xml:space="preserve"> </w:t>
      </w:r>
    </w:p>
    <w:p w14:paraId="5292D4B0" w14:textId="77777777" w:rsidR="005D790C" w:rsidRPr="005D790C" w:rsidRDefault="005D790C" w:rsidP="005D790C">
      <w:pPr>
        <w:numPr>
          <w:ilvl w:val="0"/>
          <w:numId w:val="338"/>
        </w:numPr>
        <w:spacing w:before="120" w:after="120"/>
        <w:rPr>
          <w:rFonts w:cs="Calibri"/>
          <w:sz w:val="22"/>
          <w:szCs w:val="22"/>
        </w:rPr>
      </w:pPr>
      <w:r w:rsidRPr="005D790C">
        <w:rPr>
          <w:rFonts w:cs="Calibri"/>
          <w:sz w:val="22"/>
          <w:szCs w:val="22"/>
        </w:rPr>
        <w:t xml:space="preserve">Aufbereitung von Daten für analoge Ausgabe (Druckvorstufe) </w:t>
      </w:r>
    </w:p>
    <w:p w14:paraId="65F63F6C" w14:textId="77777777" w:rsidR="005D790C" w:rsidRPr="005D790C" w:rsidRDefault="005D790C" w:rsidP="005D790C">
      <w:pPr>
        <w:numPr>
          <w:ilvl w:val="0"/>
          <w:numId w:val="338"/>
        </w:numPr>
        <w:spacing w:before="120" w:after="120"/>
        <w:rPr>
          <w:rFonts w:cs="Calibri"/>
          <w:sz w:val="22"/>
          <w:szCs w:val="22"/>
        </w:rPr>
      </w:pPr>
      <w:r w:rsidRPr="005D790C">
        <w:rPr>
          <w:rFonts w:cs="Calibri"/>
          <w:sz w:val="22"/>
          <w:szCs w:val="22"/>
        </w:rPr>
        <w:t xml:space="preserve">Durchführung von Druck- und Plotleistungen (z. B. Karten, Luftbilder, Reproduktionen) </w:t>
      </w:r>
    </w:p>
    <w:p w14:paraId="5930924D" w14:textId="7634E3D8" w:rsidR="005D790C" w:rsidRPr="005D790C" w:rsidRDefault="005D790C" w:rsidP="005D790C">
      <w:pPr>
        <w:numPr>
          <w:ilvl w:val="0"/>
          <w:numId w:val="338"/>
        </w:numPr>
        <w:spacing w:before="120" w:after="120"/>
        <w:rPr>
          <w:rFonts w:cs="Calibri"/>
          <w:sz w:val="22"/>
          <w:szCs w:val="22"/>
        </w:rPr>
      </w:pPr>
      <w:r w:rsidRPr="005D790C">
        <w:rPr>
          <w:rFonts w:cs="Calibri"/>
          <w:sz w:val="22"/>
          <w:szCs w:val="22"/>
        </w:rPr>
        <w:t>Qualitätskontrolle und Abnahme der Druckprodukte</w:t>
      </w:r>
    </w:p>
    <w:p w14:paraId="002D2ACF" w14:textId="42D2CEB3" w:rsidR="0054396A" w:rsidRPr="0054396A" w:rsidRDefault="0054396A" w:rsidP="00DE619E">
      <w:pPr>
        <w:pStyle w:val="2nummeriert"/>
      </w:pPr>
      <w:bookmarkStart w:id="205" w:name="_Toc201036892"/>
      <w:bookmarkStart w:id="206" w:name="_Toc226466632"/>
      <w:r w:rsidRPr="0054396A">
        <w:lastRenderedPageBreak/>
        <w:t>Abteilung Querschnittsanwendungen und Qualitätssicherung</w:t>
      </w:r>
      <w:bookmarkEnd w:id="205"/>
      <w:r w:rsidR="005D790C" w:rsidRPr="005D790C">
        <w:t xml:space="preserve"> </w:t>
      </w:r>
      <w:r w:rsidR="005D790C">
        <w:t>(</w:t>
      </w:r>
      <w:r w:rsidR="005D790C" w:rsidRPr="0054396A">
        <w:t>G6</w:t>
      </w:r>
      <w:r w:rsidR="005D790C">
        <w:t>)</w:t>
      </w:r>
      <w:bookmarkEnd w:id="206"/>
    </w:p>
    <w:p w14:paraId="5FD00829" w14:textId="77777777" w:rsidR="0054396A" w:rsidRPr="0054396A" w:rsidRDefault="0054396A" w:rsidP="0054396A">
      <w:pPr>
        <w:spacing w:before="120"/>
        <w:rPr>
          <w:rFonts w:cs="Calibri"/>
        </w:rPr>
      </w:pPr>
      <w:r w:rsidRPr="0054396A">
        <w:rPr>
          <w:rFonts w:cs="Calibri"/>
        </w:rPr>
        <w:t>Die Abteilung G6 Querschnittsanwendungen und Qualitätssicherung betreut vorwiegend Anwendungen und Services, die von mehreren Abteilungen und Gruppen genutzt werden und sichert die Qualität von internen und externen Anwendungen, Geodaten-Diensten und -Produkten.</w:t>
      </w:r>
    </w:p>
    <w:p w14:paraId="0DC79A6A" w14:textId="5616EE86" w:rsidR="0054396A" w:rsidRPr="0054396A" w:rsidRDefault="0054396A" w:rsidP="005D790C">
      <w:pPr>
        <w:pStyle w:val="3nummeriert"/>
      </w:pPr>
      <w:bookmarkStart w:id="207" w:name="_Toc226466633"/>
      <w:r w:rsidRPr="0054396A">
        <w:t>Referat Querschnitts- und Infrastrukturanwendungen</w:t>
      </w:r>
      <w:r w:rsidR="005D790C" w:rsidRPr="005D790C">
        <w:t xml:space="preserve"> </w:t>
      </w:r>
      <w:r w:rsidR="005D790C">
        <w:t>(</w:t>
      </w:r>
      <w:r w:rsidR="005D790C" w:rsidRPr="0054396A">
        <w:t>G62</w:t>
      </w:r>
      <w:r w:rsidR="005D790C">
        <w:t>)</w:t>
      </w:r>
      <w:bookmarkEnd w:id="207"/>
    </w:p>
    <w:p w14:paraId="3D7B94A6" w14:textId="0D832FE5" w:rsidR="0054396A" w:rsidRDefault="0054396A" w:rsidP="0054396A">
      <w:pPr>
        <w:spacing w:before="120"/>
        <w:rPr>
          <w:rFonts w:cs="Calibri"/>
        </w:rPr>
      </w:pPr>
      <w:r w:rsidRPr="0054396A">
        <w:rPr>
          <w:rFonts w:cs="Calibri"/>
        </w:rPr>
        <w:t>Das Referat Querschnitts- und Infrastrukturanwendungen betreut unter anderem folgende IT-Systeme, die die Erledigung der Kernaufgaben des BEV direkt oder indirekt unterstützen</w:t>
      </w:r>
      <w:r w:rsidR="005D790C">
        <w:rPr>
          <w:rFonts w:cs="Calibri"/>
        </w:rPr>
        <w:t>.</w:t>
      </w:r>
    </w:p>
    <w:p w14:paraId="66BDF01C" w14:textId="473FF594" w:rsidR="005D790C" w:rsidRPr="005D790C" w:rsidRDefault="005D790C" w:rsidP="005D790C">
      <w:pPr>
        <w:spacing w:before="120" w:after="120"/>
        <w:rPr>
          <w:rFonts w:cs="Calibri"/>
        </w:rPr>
      </w:pPr>
      <w:r w:rsidRPr="005D790C">
        <w:rPr>
          <w:rFonts w:cs="Calibri"/>
          <w:b/>
          <w:bCs/>
        </w:rPr>
        <w:t>Betrieb zentraler IT-Infrastruktur</w:t>
      </w:r>
      <w:r w:rsidRPr="005D790C">
        <w:rPr>
          <w:rFonts w:cs="Calibri"/>
        </w:rPr>
        <w:t xml:space="preserve"> </w:t>
      </w:r>
    </w:p>
    <w:p w14:paraId="1FB13D5D" w14:textId="77777777" w:rsidR="005D790C" w:rsidRPr="005D790C" w:rsidRDefault="005D790C" w:rsidP="005D790C">
      <w:pPr>
        <w:numPr>
          <w:ilvl w:val="0"/>
          <w:numId w:val="339"/>
        </w:numPr>
        <w:spacing w:before="120" w:after="120"/>
        <w:rPr>
          <w:rFonts w:cs="Calibri"/>
        </w:rPr>
      </w:pPr>
      <w:r w:rsidRPr="005D790C">
        <w:rPr>
          <w:rFonts w:cs="Calibri"/>
        </w:rPr>
        <w:t xml:space="preserve">Betrieb und Administration von Portalverbundsystem, Web- und Applikationsservern sowie Kommunikationssystemen (z. B. MPRS) </w:t>
      </w:r>
    </w:p>
    <w:p w14:paraId="6D8BCE6E" w14:textId="77777777" w:rsidR="005D790C" w:rsidRPr="005D790C" w:rsidRDefault="005D790C" w:rsidP="005D790C">
      <w:pPr>
        <w:numPr>
          <w:ilvl w:val="0"/>
          <w:numId w:val="339"/>
        </w:numPr>
        <w:spacing w:before="120" w:after="120"/>
        <w:rPr>
          <w:rFonts w:cs="Calibri"/>
        </w:rPr>
      </w:pPr>
      <w:r w:rsidRPr="005D790C">
        <w:rPr>
          <w:rFonts w:cs="Calibri"/>
        </w:rPr>
        <w:t xml:space="preserve">Sicherstellung von Zugriff, Authentifizierung (SSO) und sicherer Datenkommunikation zwischen Behörden </w:t>
      </w:r>
    </w:p>
    <w:p w14:paraId="277B5443" w14:textId="66B9800D" w:rsidR="005D790C" w:rsidRPr="005D790C" w:rsidRDefault="005D790C" w:rsidP="005D790C">
      <w:pPr>
        <w:spacing w:before="120" w:after="120"/>
        <w:rPr>
          <w:rFonts w:cs="Calibri"/>
        </w:rPr>
      </w:pPr>
      <w:r w:rsidRPr="005D790C">
        <w:rPr>
          <w:rFonts w:cs="Calibri"/>
          <w:b/>
          <w:bCs/>
        </w:rPr>
        <w:t>Datenmanagement und Fachanwendungen</w:t>
      </w:r>
      <w:r w:rsidRPr="005D790C">
        <w:rPr>
          <w:rFonts w:cs="Calibri"/>
        </w:rPr>
        <w:t xml:space="preserve"> </w:t>
      </w:r>
    </w:p>
    <w:p w14:paraId="415C6362" w14:textId="77777777" w:rsidR="005D790C" w:rsidRPr="005D790C" w:rsidRDefault="005D790C" w:rsidP="005D790C">
      <w:pPr>
        <w:numPr>
          <w:ilvl w:val="0"/>
          <w:numId w:val="340"/>
        </w:numPr>
        <w:spacing w:before="120" w:after="120"/>
        <w:rPr>
          <w:rFonts w:cs="Calibri"/>
        </w:rPr>
      </w:pPr>
      <w:r w:rsidRPr="005D790C">
        <w:rPr>
          <w:rFonts w:cs="Calibri"/>
        </w:rPr>
        <w:t xml:space="preserve">Durchführung zentraler Datenabgleiche (z. B. Digitale Katastralmappe) und Bereitstellung für Folgeanwendungen </w:t>
      </w:r>
    </w:p>
    <w:p w14:paraId="105D86AA" w14:textId="77777777" w:rsidR="005D790C" w:rsidRPr="005D790C" w:rsidRDefault="005D790C" w:rsidP="005D790C">
      <w:pPr>
        <w:numPr>
          <w:ilvl w:val="0"/>
          <w:numId w:val="340"/>
        </w:numPr>
        <w:spacing w:before="120" w:after="120"/>
        <w:rPr>
          <w:rFonts w:cs="Calibri"/>
        </w:rPr>
      </w:pPr>
      <w:r w:rsidRPr="005D790C">
        <w:rPr>
          <w:rFonts w:cs="Calibri"/>
        </w:rPr>
        <w:t xml:space="preserve">Betrieb und Unterstützung zentraler Fachanwendungen und Dienste des BEV </w:t>
      </w:r>
    </w:p>
    <w:p w14:paraId="6F03D5FC" w14:textId="3AD77DB9" w:rsidR="005D790C" w:rsidRPr="005D790C" w:rsidRDefault="005D790C" w:rsidP="005D790C">
      <w:pPr>
        <w:spacing w:before="120" w:after="120"/>
        <w:rPr>
          <w:rFonts w:cs="Calibri"/>
        </w:rPr>
      </w:pPr>
      <w:r w:rsidRPr="005D790C">
        <w:rPr>
          <w:rFonts w:cs="Calibri"/>
          <w:b/>
          <w:bCs/>
        </w:rPr>
        <w:t>Digitale Signatur- und Servicedienste</w:t>
      </w:r>
      <w:r w:rsidRPr="005D790C">
        <w:rPr>
          <w:rFonts w:cs="Calibri"/>
        </w:rPr>
        <w:t xml:space="preserve"> </w:t>
      </w:r>
    </w:p>
    <w:p w14:paraId="01352787" w14:textId="77777777" w:rsidR="005D790C" w:rsidRPr="005D790C" w:rsidRDefault="005D790C" w:rsidP="005D790C">
      <w:pPr>
        <w:numPr>
          <w:ilvl w:val="0"/>
          <w:numId w:val="341"/>
        </w:numPr>
        <w:spacing w:before="120" w:after="120"/>
        <w:rPr>
          <w:rFonts w:cs="Calibri"/>
        </w:rPr>
      </w:pPr>
      <w:r w:rsidRPr="005D790C">
        <w:rPr>
          <w:rFonts w:cs="Calibri"/>
        </w:rPr>
        <w:t xml:space="preserve">Bereitstellung von Signatur-, Prüf- und Archivierungsdiensten (z. B. XiTrust) </w:t>
      </w:r>
    </w:p>
    <w:p w14:paraId="6F3A06A2" w14:textId="77777777" w:rsidR="005D790C" w:rsidRPr="005D790C" w:rsidRDefault="005D790C" w:rsidP="005D790C">
      <w:pPr>
        <w:numPr>
          <w:ilvl w:val="0"/>
          <w:numId w:val="341"/>
        </w:numPr>
        <w:spacing w:before="120" w:after="120"/>
        <w:rPr>
          <w:rFonts w:cs="Calibri"/>
        </w:rPr>
      </w:pPr>
      <w:r w:rsidRPr="005D790C">
        <w:rPr>
          <w:rFonts w:cs="Calibri"/>
        </w:rPr>
        <w:t xml:space="preserve">Unterstützung elektronischer Verfahren und gesetzeskonformer Dokumentenverarbeitung </w:t>
      </w:r>
    </w:p>
    <w:p w14:paraId="201D7595" w14:textId="126DB7DE" w:rsidR="005D790C" w:rsidRPr="005D790C" w:rsidRDefault="005D790C" w:rsidP="005D790C">
      <w:pPr>
        <w:spacing w:before="120" w:after="120"/>
        <w:rPr>
          <w:rFonts w:cs="Calibri"/>
        </w:rPr>
      </w:pPr>
      <w:r w:rsidRPr="005D790C">
        <w:rPr>
          <w:rFonts w:cs="Calibri"/>
          <w:b/>
          <w:bCs/>
        </w:rPr>
        <w:t>Software- und Systembetrieb</w:t>
      </w:r>
      <w:r w:rsidRPr="005D790C">
        <w:rPr>
          <w:rFonts w:cs="Calibri"/>
        </w:rPr>
        <w:t xml:space="preserve"> </w:t>
      </w:r>
    </w:p>
    <w:p w14:paraId="25349665" w14:textId="77777777" w:rsidR="005D790C" w:rsidRPr="005D790C" w:rsidRDefault="005D790C" w:rsidP="005D790C">
      <w:pPr>
        <w:numPr>
          <w:ilvl w:val="0"/>
          <w:numId w:val="342"/>
        </w:numPr>
        <w:spacing w:before="120" w:after="120"/>
        <w:rPr>
          <w:rFonts w:cs="Calibri"/>
        </w:rPr>
      </w:pPr>
      <w:r w:rsidRPr="005D790C">
        <w:rPr>
          <w:rFonts w:cs="Calibri"/>
        </w:rPr>
        <w:t xml:space="preserve">Betrieb von Lizenzservern und Bereitstellung von Softwarelizenzen </w:t>
      </w:r>
    </w:p>
    <w:p w14:paraId="6D7A5C2F" w14:textId="77777777" w:rsidR="005D790C" w:rsidRPr="005D790C" w:rsidRDefault="005D790C" w:rsidP="005D790C">
      <w:pPr>
        <w:numPr>
          <w:ilvl w:val="0"/>
          <w:numId w:val="342"/>
        </w:numPr>
        <w:spacing w:before="120" w:after="120"/>
        <w:rPr>
          <w:rFonts w:cs="Calibri"/>
        </w:rPr>
      </w:pPr>
      <w:r w:rsidRPr="005D790C">
        <w:rPr>
          <w:rFonts w:cs="Calibri"/>
        </w:rPr>
        <w:t xml:space="preserve">Sicherstellung stabiler Betriebsumgebungen für Anwendungen </w:t>
      </w:r>
    </w:p>
    <w:p w14:paraId="0A2F5975" w14:textId="6AC6EC88" w:rsidR="005D790C" w:rsidRPr="005D790C" w:rsidRDefault="005D790C" w:rsidP="005D790C">
      <w:pPr>
        <w:spacing w:before="120" w:after="120"/>
        <w:rPr>
          <w:rFonts w:cs="Calibri"/>
        </w:rPr>
      </w:pPr>
      <w:r w:rsidRPr="005D790C">
        <w:rPr>
          <w:rFonts w:cs="Calibri"/>
          <w:b/>
          <w:bCs/>
        </w:rPr>
        <w:t>DevOps und Entwicklungsunterstützung</w:t>
      </w:r>
      <w:r w:rsidRPr="005D790C">
        <w:rPr>
          <w:rFonts w:cs="Calibri"/>
        </w:rPr>
        <w:t xml:space="preserve"> </w:t>
      </w:r>
    </w:p>
    <w:p w14:paraId="5587A403" w14:textId="77777777" w:rsidR="005D790C" w:rsidRPr="005D790C" w:rsidRDefault="005D790C" w:rsidP="005D790C">
      <w:pPr>
        <w:numPr>
          <w:ilvl w:val="0"/>
          <w:numId w:val="343"/>
        </w:numPr>
        <w:spacing w:before="120" w:after="120"/>
        <w:rPr>
          <w:rFonts w:cs="Calibri"/>
        </w:rPr>
      </w:pPr>
      <w:r w:rsidRPr="005D790C">
        <w:rPr>
          <w:rFonts w:cs="Calibri"/>
        </w:rPr>
        <w:t xml:space="preserve">Bereitstellung und Betrieb moderner Entwicklungs- und Integrationswerkzeuge (z. B. GitLab, Pipelines, Nexus, Docker) </w:t>
      </w:r>
    </w:p>
    <w:p w14:paraId="4FABDE02" w14:textId="77777777" w:rsidR="005D790C" w:rsidRPr="005D790C" w:rsidRDefault="005D790C" w:rsidP="005D790C">
      <w:pPr>
        <w:numPr>
          <w:ilvl w:val="0"/>
          <w:numId w:val="343"/>
        </w:numPr>
        <w:spacing w:before="120" w:after="120"/>
        <w:rPr>
          <w:rFonts w:cs="Calibri"/>
        </w:rPr>
      </w:pPr>
      <w:r w:rsidRPr="005D790C">
        <w:rPr>
          <w:rFonts w:cs="Calibri"/>
        </w:rPr>
        <w:t xml:space="preserve">Unterstützung der Softwareentwicklung, Automatisierung und Qualitätssicherung im BEV </w:t>
      </w:r>
    </w:p>
    <w:p w14:paraId="0F70C12E" w14:textId="07C70281" w:rsidR="005D790C" w:rsidRPr="005D790C" w:rsidRDefault="005D790C" w:rsidP="005D790C">
      <w:pPr>
        <w:spacing w:before="120" w:after="120"/>
        <w:rPr>
          <w:rFonts w:cs="Calibri"/>
        </w:rPr>
      </w:pPr>
      <w:r w:rsidRPr="005D790C">
        <w:rPr>
          <w:rFonts w:cs="Calibri"/>
          <w:b/>
          <w:bCs/>
        </w:rPr>
        <w:lastRenderedPageBreak/>
        <w:t>Koordination und Support</w:t>
      </w:r>
      <w:r w:rsidRPr="005D790C">
        <w:rPr>
          <w:rFonts w:cs="Calibri"/>
        </w:rPr>
        <w:t xml:space="preserve"> </w:t>
      </w:r>
    </w:p>
    <w:p w14:paraId="73AFBC01" w14:textId="77777777" w:rsidR="005D790C" w:rsidRPr="005D790C" w:rsidRDefault="005D790C" w:rsidP="005D790C">
      <w:pPr>
        <w:numPr>
          <w:ilvl w:val="0"/>
          <w:numId w:val="344"/>
        </w:numPr>
        <w:spacing w:before="120" w:after="120"/>
        <w:rPr>
          <w:rFonts w:cs="Calibri"/>
        </w:rPr>
      </w:pPr>
      <w:r w:rsidRPr="005D790C">
        <w:rPr>
          <w:rFonts w:cs="Calibri"/>
        </w:rPr>
        <w:t xml:space="preserve">Unterstützung interner Fachbereiche bei IT-Anwendungen und Infrastruktur </w:t>
      </w:r>
    </w:p>
    <w:p w14:paraId="7F229D65" w14:textId="161EC30D" w:rsidR="005D790C" w:rsidRPr="005D790C" w:rsidRDefault="005D790C" w:rsidP="0054396A">
      <w:pPr>
        <w:numPr>
          <w:ilvl w:val="0"/>
          <w:numId w:val="344"/>
        </w:numPr>
        <w:spacing w:before="120" w:after="120"/>
        <w:rPr>
          <w:rFonts w:cs="Calibri"/>
        </w:rPr>
      </w:pPr>
      <w:r w:rsidRPr="005D790C">
        <w:rPr>
          <w:rFonts w:cs="Calibri"/>
        </w:rPr>
        <w:t>Beitrag zu einer effizienten, sicheren und leistungsfähigen IT-Landschaft im BEV</w:t>
      </w:r>
    </w:p>
    <w:p w14:paraId="14CFDDE6" w14:textId="451C50D1" w:rsidR="0054396A" w:rsidRPr="0054396A" w:rsidRDefault="0054396A" w:rsidP="00586EAF">
      <w:pPr>
        <w:pStyle w:val="3nummeriert"/>
      </w:pPr>
      <w:bookmarkStart w:id="208" w:name="_Toc226466634"/>
      <w:r w:rsidRPr="0054396A">
        <w:t>Referat Qualitätssicherung</w:t>
      </w:r>
      <w:r w:rsidR="005D790C" w:rsidRPr="005D790C">
        <w:t xml:space="preserve"> </w:t>
      </w:r>
      <w:r w:rsidR="005D790C">
        <w:t>(</w:t>
      </w:r>
      <w:r w:rsidR="005D790C" w:rsidRPr="0054396A">
        <w:t>G63</w:t>
      </w:r>
      <w:r w:rsidR="005D790C">
        <w:t>)</w:t>
      </w:r>
      <w:bookmarkEnd w:id="208"/>
    </w:p>
    <w:p w14:paraId="412F95DB" w14:textId="62A1C1A5" w:rsidR="0054396A" w:rsidRDefault="0054396A" w:rsidP="005D790C">
      <w:pPr>
        <w:rPr>
          <w:rFonts w:cs="Calibri"/>
        </w:rPr>
      </w:pPr>
      <w:r w:rsidRPr="0054396A">
        <w:rPr>
          <w:rFonts w:cs="Calibri"/>
        </w:rPr>
        <w:t>Das Referat Qualitätssicherung befasst sich hauptsächlich mit Testen und Testmanagement. Dabei ergeben sich folgende Aufgabenschwerpunkte:</w:t>
      </w:r>
    </w:p>
    <w:p w14:paraId="1266962E" w14:textId="68B59087" w:rsidR="005D790C" w:rsidRPr="005D790C" w:rsidRDefault="005D790C" w:rsidP="005D790C">
      <w:pPr>
        <w:spacing w:before="120" w:after="120"/>
        <w:rPr>
          <w:rFonts w:cs="Calibri"/>
          <w:lang w:eastAsia="de-DE"/>
        </w:rPr>
      </w:pPr>
      <w:r w:rsidRPr="005D790C">
        <w:rPr>
          <w:rFonts w:cs="Calibri"/>
          <w:b/>
          <w:bCs/>
          <w:lang w:eastAsia="de-DE"/>
        </w:rPr>
        <w:t>IT-Testmanagement</w:t>
      </w:r>
      <w:r w:rsidRPr="005D790C">
        <w:rPr>
          <w:rFonts w:cs="Calibri"/>
          <w:lang w:eastAsia="de-DE"/>
        </w:rPr>
        <w:t xml:space="preserve"> </w:t>
      </w:r>
    </w:p>
    <w:p w14:paraId="049C1751" w14:textId="77777777" w:rsidR="005D790C" w:rsidRPr="005D790C" w:rsidRDefault="005D790C" w:rsidP="005D790C">
      <w:pPr>
        <w:numPr>
          <w:ilvl w:val="0"/>
          <w:numId w:val="345"/>
        </w:numPr>
        <w:spacing w:before="120" w:after="120"/>
        <w:rPr>
          <w:rFonts w:cs="Calibri"/>
          <w:lang w:eastAsia="de-DE"/>
        </w:rPr>
      </w:pPr>
      <w:r w:rsidRPr="005D790C">
        <w:rPr>
          <w:rFonts w:cs="Calibri"/>
          <w:lang w:eastAsia="de-DE"/>
        </w:rPr>
        <w:t xml:space="preserve">Planung, Steuerung und Durchführung von Tests zur Sicherstellung der Qualität von Software, Geodaten und Diensten </w:t>
      </w:r>
    </w:p>
    <w:p w14:paraId="73371F2B" w14:textId="77777777" w:rsidR="005D790C" w:rsidRPr="005D790C" w:rsidRDefault="005D790C" w:rsidP="005D790C">
      <w:pPr>
        <w:numPr>
          <w:ilvl w:val="0"/>
          <w:numId w:val="345"/>
        </w:numPr>
        <w:spacing w:before="120" w:after="120"/>
        <w:rPr>
          <w:rFonts w:cs="Calibri"/>
          <w:lang w:eastAsia="de-DE"/>
        </w:rPr>
      </w:pPr>
      <w:r w:rsidRPr="005D790C">
        <w:rPr>
          <w:rFonts w:cs="Calibri"/>
          <w:lang w:eastAsia="de-DE"/>
        </w:rPr>
        <w:t xml:space="preserve">Erstellung von Testkonzepten, Testfällen sowie Überwachung und Dokumentation von Testergebnissen </w:t>
      </w:r>
    </w:p>
    <w:p w14:paraId="24B39CEC" w14:textId="1B9DF77C" w:rsidR="005D790C" w:rsidRPr="005D790C" w:rsidRDefault="005D790C" w:rsidP="005D790C">
      <w:pPr>
        <w:spacing w:before="120" w:after="120"/>
        <w:rPr>
          <w:rFonts w:cs="Calibri"/>
          <w:lang w:eastAsia="de-DE"/>
        </w:rPr>
      </w:pPr>
      <w:r w:rsidRPr="005D790C">
        <w:rPr>
          <w:rFonts w:cs="Calibri"/>
          <w:b/>
          <w:bCs/>
          <w:lang w:eastAsia="de-DE"/>
        </w:rPr>
        <w:t>IT-Testautomation</w:t>
      </w:r>
      <w:r w:rsidRPr="005D790C">
        <w:rPr>
          <w:rFonts w:cs="Calibri"/>
          <w:lang w:eastAsia="de-DE"/>
        </w:rPr>
        <w:t xml:space="preserve"> </w:t>
      </w:r>
    </w:p>
    <w:p w14:paraId="1997DD95" w14:textId="77777777" w:rsidR="005D790C" w:rsidRPr="005D790C" w:rsidRDefault="005D790C" w:rsidP="005D790C">
      <w:pPr>
        <w:numPr>
          <w:ilvl w:val="0"/>
          <w:numId w:val="346"/>
        </w:numPr>
        <w:spacing w:before="120" w:after="120"/>
        <w:rPr>
          <w:rFonts w:cs="Calibri"/>
          <w:lang w:eastAsia="de-DE"/>
        </w:rPr>
      </w:pPr>
      <w:r w:rsidRPr="005D790C">
        <w:rPr>
          <w:rFonts w:cs="Calibri"/>
          <w:lang w:eastAsia="de-DE"/>
        </w:rPr>
        <w:t xml:space="preserve">Automatisierte Prüfung von Anwendungen und Geodaten zur Sicherstellung hoher Datenqualität und Stabilität </w:t>
      </w:r>
    </w:p>
    <w:p w14:paraId="721C5A6B" w14:textId="77777777" w:rsidR="005D790C" w:rsidRPr="005D790C" w:rsidRDefault="005D790C" w:rsidP="005D790C">
      <w:pPr>
        <w:numPr>
          <w:ilvl w:val="0"/>
          <w:numId w:val="346"/>
        </w:numPr>
        <w:spacing w:before="120" w:after="120"/>
        <w:rPr>
          <w:rFonts w:cs="Calibri"/>
          <w:lang w:eastAsia="de-DE"/>
        </w:rPr>
      </w:pPr>
      <w:r w:rsidRPr="005D790C">
        <w:rPr>
          <w:rFonts w:cs="Calibri"/>
          <w:lang w:eastAsia="de-DE"/>
        </w:rPr>
        <w:t xml:space="preserve">Durchführung von Regressionstests und Entwicklung von Testsystemen sowie Testskripten </w:t>
      </w:r>
    </w:p>
    <w:p w14:paraId="44C5AB0A" w14:textId="785CA140" w:rsidR="005D790C" w:rsidRPr="005D790C" w:rsidRDefault="005D790C" w:rsidP="005D790C">
      <w:pPr>
        <w:spacing w:before="120" w:after="120"/>
        <w:rPr>
          <w:rFonts w:cs="Calibri"/>
          <w:lang w:eastAsia="de-DE"/>
        </w:rPr>
      </w:pPr>
      <w:r w:rsidRPr="005D790C">
        <w:rPr>
          <w:rFonts w:cs="Calibri"/>
          <w:b/>
          <w:bCs/>
          <w:lang w:eastAsia="de-DE"/>
        </w:rPr>
        <w:t>IT-Testdurchführung</w:t>
      </w:r>
      <w:r w:rsidRPr="005D790C">
        <w:rPr>
          <w:rFonts w:cs="Calibri"/>
          <w:lang w:eastAsia="de-DE"/>
        </w:rPr>
        <w:t xml:space="preserve"> </w:t>
      </w:r>
    </w:p>
    <w:p w14:paraId="6E3F7553" w14:textId="77777777" w:rsidR="005D790C" w:rsidRPr="005D790C" w:rsidRDefault="005D790C" w:rsidP="005D790C">
      <w:pPr>
        <w:numPr>
          <w:ilvl w:val="0"/>
          <w:numId w:val="347"/>
        </w:numPr>
        <w:spacing w:before="120" w:after="120"/>
        <w:rPr>
          <w:rFonts w:cs="Calibri"/>
          <w:lang w:eastAsia="de-DE"/>
        </w:rPr>
      </w:pPr>
      <w:r w:rsidRPr="005D790C">
        <w:rPr>
          <w:rFonts w:cs="Calibri"/>
          <w:lang w:eastAsia="de-DE"/>
        </w:rPr>
        <w:t xml:space="preserve">Durchführung manueller und automatisierter Tests für Anwendungen und Datenprodukte </w:t>
      </w:r>
    </w:p>
    <w:p w14:paraId="1384D110" w14:textId="77777777" w:rsidR="005D790C" w:rsidRPr="005D790C" w:rsidRDefault="005D790C" w:rsidP="005D790C">
      <w:pPr>
        <w:numPr>
          <w:ilvl w:val="0"/>
          <w:numId w:val="347"/>
        </w:numPr>
        <w:spacing w:before="120" w:after="120"/>
        <w:rPr>
          <w:rFonts w:cs="Calibri"/>
          <w:lang w:eastAsia="de-DE"/>
        </w:rPr>
      </w:pPr>
      <w:r w:rsidRPr="005D790C">
        <w:rPr>
          <w:rFonts w:cs="Calibri"/>
          <w:lang w:eastAsia="de-DE"/>
        </w:rPr>
        <w:t xml:space="preserve">Sicherstellung der Funktionsfähigkeit bei neuen Entwicklungen, Änderungen und Fehlerbehebungen </w:t>
      </w:r>
    </w:p>
    <w:p w14:paraId="69551978" w14:textId="531A628D" w:rsidR="005D790C" w:rsidRPr="005D790C" w:rsidRDefault="005D790C" w:rsidP="005D790C">
      <w:pPr>
        <w:spacing w:before="120" w:after="120"/>
        <w:rPr>
          <w:rFonts w:cs="Calibri"/>
          <w:lang w:eastAsia="de-DE"/>
        </w:rPr>
      </w:pPr>
      <w:r w:rsidRPr="005D790C">
        <w:rPr>
          <w:rFonts w:cs="Calibri"/>
          <w:b/>
          <w:bCs/>
          <w:lang w:eastAsia="de-DE"/>
        </w:rPr>
        <w:t>Datenspezifikationen und Qualitätssicherung</w:t>
      </w:r>
      <w:r w:rsidRPr="005D790C">
        <w:rPr>
          <w:rFonts w:cs="Calibri"/>
          <w:lang w:eastAsia="de-DE"/>
        </w:rPr>
        <w:t xml:space="preserve"> </w:t>
      </w:r>
    </w:p>
    <w:p w14:paraId="00BEF574" w14:textId="77777777" w:rsidR="005D790C" w:rsidRPr="005D790C" w:rsidRDefault="005D790C" w:rsidP="005D790C">
      <w:pPr>
        <w:numPr>
          <w:ilvl w:val="0"/>
          <w:numId w:val="348"/>
        </w:numPr>
        <w:spacing w:before="120" w:after="120"/>
        <w:rPr>
          <w:rFonts w:cs="Calibri"/>
          <w:lang w:eastAsia="de-DE"/>
        </w:rPr>
      </w:pPr>
      <w:r w:rsidRPr="005D790C">
        <w:rPr>
          <w:rFonts w:cs="Calibri"/>
          <w:lang w:eastAsia="de-DE"/>
        </w:rPr>
        <w:t xml:space="preserve">Verwaltung und Prüfung von Datenspezifikationen (Schnittstellenbeschreibungen) </w:t>
      </w:r>
    </w:p>
    <w:p w14:paraId="38DB02FC" w14:textId="77777777" w:rsidR="005D790C" w:rsidRPr="005D790C" w:rsidRDefault="005D790C" w:rsidP="005D790C">
      <w:pPr>
        <w:numPr>
          <w:ilvl w:val="0"/>
          <w:numId w:val="348"/>
        </w:numPr>
        <w:spacing w:before="120" w:after="120"/>
        <w:rPr>
          <w:rFonts w:cs="Calibri"/>
          <w:lang w:eastAsia="de-DE"/>
        </w:rPr>
      </w:pPr>
      <w:r w:rsidRPr="005D790C">
        <w:rPr>
          <w:rFonts w:cs="Calibri"/>
          <w:lang w:eastAsia="de-DE"/>
        </w:rPr>
        <w:t xml:space="preserve">Analyse und Behebung von Fehlern in Daten, Prozessen und Schnittstellen </w:t>
      </w:r>
    </w:p>
    <w:p w14:paraId="450E5EF4" w14:textId="1A13FEAA" w:rsidR="005D790C" w:rsidRPr="005D790C" w:rsidRDefault="005D790C" w:rsidP="005D790C">
      <w:pPr>
        <w:spacing w:before="120" w:after="120"/>
        <w:rPr>
          <w:rFonts w:cs="Calibri"/>
          <w:lang w:eastAsia="de-DE"/>
        </w:rPr>
      </w:pPr>
      <w:r w:rsidRPr="005D790C">
        <w:rPr>
          <w:rFonts w:cs="Calibri"/>
          <w:b/>
          <w:bCs/>
          <w:lang w:eastAsia="de-DE"/>
        </w:rPr>
        <w:t>Datenproduktion und Transformation</w:t>
      </w:r>
      <w:r w:rsidRPr="005D790C">
        <w:rPr>
          <w:rFonts w:cs="Calibri"/>
          <w:lang w:eastAsia="de-DE"/>
        </w:rPr>
        <w:t xml:space="preserve"> </w:t>
      </w:r>
    </w:p>
    <w:p w14:paraId="535DA10A" w14:textId="77777777" w:rsidR="005D790C" w:rsidRPr="005D790C" w:rsidRDefault="005D790C" w:rsidP="005D790C">
      <w:pPr>
        <w:numPr>
          <w:ilvl w:val="0"/>
          <w:numId w:val="349"/>
        </w:numPr>
        <w:spacing w:before="120" w:after="120"/>
        <w:rPr>
          <w:rFonts w:cs="Calibri"/>
          <w:lang w:eastAsia="de-DE"/>
        </w:rPr>
      </w:pPr>
      <w:r w:rsidRPr="005D790C">
        <w:rPr>
          <w:rFonts w:cs="Calibri"/>
          <w:lang w:eastAsia="de-DE"/>
        </w:rPr>
        <w:t xml:space="preserve">Unterstützung bei der Erstellung von Stichtagsdaten und Durchführung von Schematransformationen </w:t>
      </w:r>
    </w:p>
    <w:p w14:paraId="51774B66" w14:textId="1D839671" w:rsidR="0054396A" w:rsidRPr="005D790C" w:rsidRDefault="005D790C" w:rsidP="0054396A">
      <w:pPr>
        <w:numPr>
          <w:ilvl w:val="0"/>
          <w:numId w:val="349"/>
        </w:numPr>
        <w:rPr>
          <w:rFonts w:cs="Calibri"/>
          <w:lang w:eastAsia="de-DE"/>
        </w:rPr>
      </w:pPr>
      <w:r w:rsidRPr="005D790C">
        <w:rPr>
          <w:rFonts w:cs="Calibri"/>
          <w:lang w:eastAsia="de-DE"/>
        </w:rPr>
        <w:t>Einsatz von automatisierten Workflows zur effizienten Datenverarbeitung</w:t>
      </w:r>
    </w:p>
    <w:p w14:paraId="6894755F" w14:textId="77777777" w:rsidR="0054396A" w:rsidRPr="0054396A" w:rsidRDefault="0054396A" w:rsidP="00DE619E">
      <w:pPr>
        <w:pStyle w:val="2nummeriert"/>
      </w:pPr>
      <w:bookmarkStart w:id="209" w:name="_Toc198538264"/>
      <w:bookmarkStart w:id="210" w:name="_Toc201036896"/>
      <w:bookmarkStart w:id="211" w:name="_Toc226466635"/>
      <w:r w:rsidRPr="0054396A">
        <w:lastRenderedPageBreak/>
        <w:t xml:space="preserve">Abteilung </w:t>
      </w:r>
      <w:bookmarkEnd w:id="209"/>
      <w:r w:rsidRPr="0054396A">
        <w:t>Registerverfahren und Geoinformationsdienste (G7)</w:t>
      </w:r>
      <w:bookmarkEnd w:id="210"/>
      <w:bookmarkEnd w:id="211"/>
    </w:p>
    <w:p w14:paraId="2267BE3E" w14:textId="2AC72C38" w:rsidR="0054396A" w:rsidRDefault="001A65C9" w:rsidP="001A65C9">
      <w:pPr>
        <w:suppressAutoHyphens/>
      </w:pPr>
      <w:r>
        <w:t>Die Abteilung G7 – Registerverfahren und Geoinformationsdienste stellt die Schnittstelle zwischen den Geoprodukten des BEV und deren Nutzerinnen und Nutzern dar und gewährleistet deren effiziente und zuverlässige Bereitstellung. Sie betreibt zentrale Systeme zur Vermeidung redundanter Datenhaltungen, stärkt die klare Zuständigkeit für Geodaten und sichert durch stabile Dienste das Vertrauen in die Produkte des BEV.</w:t>
      </w:r>
    </w:p>
    <w:p w14:paraId="173D26E4" w14:textId="564F0F8A" w:rsidR="001A65C9" w:rsidRPr="001A65C9" w:rsidRDefault="001A65C9" w:rsidP="001A65C9">
      <w:pPr>
        <w:suppressAutoHyphens/>
        <w:spacing w:after="120"/>
      </w:pPr>
      <w:r w:rsidRPr="001A65C9">
        <w:rPr>
          <w:b/>
          <w:bCs/>
        </w:rPr>
        <w:t>Kernaufgaben</w:t>
      </w:r>
      <w:r w:rsidRPr="001A65C9">
        <w:t xml:space="preserve"> </w:t>
      </w:r>
    </w:p>
    <w:p w14:paraId="2009BA18" w14:textId="77777777" w:rsidR="001A65C9" w:rsidRPr="001A65C9" w:rsidRDefault="001A65C9" w:rsidP="001A65C9">
      <w:pPr>
        <w:numPr>
          <w:ilvl w:val="0"/>
          <w:numId w:val="350"/>
        </w:numPr>
        <w:suppressAutoHyphens/>
        <w:spacing w:after="120"/>
      </w:pPr>
      <w:r w:rsidRPr="001A65C9">
        <w:t xml:space="preserve">Führung zentraler Register (Adressregister, Luftfahrthindernisregister) </w:t>
      </w:r>
    </w:p>
    <w:p w14:paraId="3034E637" w14:textId="77777777" w:rsidR="001A65C9" w:rsidRPr="001A65C9" w:rsidRDefault="001A65C9" w:rsidP="001A65C9">
      <w:pPr>
        <w:numPr>
          <w:ilvl w:val="0"/>
          <w:numId w:val="350"/>
        </w:numPr>
        <w:suppressAutoHyphens/>
        <w:spacing w:after="120"/>
      </w:pPr>
      <w:r w:rsidRPr="001A65C9">
        <w:t xml:space="preserve">Betrieb der Katasterführungssysteme einschließlich Katasterplanarchivierung </w:t>
      </w:r>
    </w:p>
    <w:p w14:paraId="787087FF" w14:textId="77777777" w:rsidR="001A65C9" w:rsidRPr="001A65C9" w:rsidRDefault="001A65C9" w:rsidP="001A65C9">
      <w:pPr>
        <w:numPr>
          <w:ilvl w:val="0"/>
          <w:numId w:val="350"/>
        </w:numPr>
        <w:suppressAutoHyphens/>
        <w:spacing w:after="120"/>
      </w:pPr>
      <w:r w:rsidRPr="001A65C9">
        <w:t xml:space="preserve">Bereitstellung sämtlicher Geoprodukte über Portale und Geodatendienste gemäß gesetzlichen Vorgaben </w:t>
      </w:r>
    </w:p>
    <w:p w14:paraId="101E2E70" w14:textId="11F19D41" w:rsidR="001A65C9" w:rsidRPr="001A65C9" w:rsidRDefault="001A65C9" w:rsidP="001A65C9">
      <w:pPr>
        <w:suppressAutoHyphens/>
        <w:spacing w:after="120"/>
      </w:pPr>
      <w:r w:rsidRPr="001A65C9">
        <w:rPr>
          <w:b/>
          <w:bCs/>
        </w:rPr>
        <w:t>Weiterentwicklung und Digitalisierung</w:t>
      </w:r>
      <w:r w:rsidRPr="001A65C9">
        <w:t xml:space="preserve"> </w:t>
      </w:r>
    </w:p>
    <w:p w14:paraId="70E82845" w14:textId="77777777" w:rsidR="001A65C9" w:rsidRPr="001A65C9" w:rsidRDefault="001A65C9" w:rsidP="001A65C9">
      <w:pPr>
        <w:numPr>
          <w:ilvl w:val="0"/>
          <w:numId w:val="351"/>
        </w:numPr>
        <w:suppressAutoHyphens/>
        <w:spacing w:after="120"/>
      </w:pPr>
      <w:r w:rsidRPr="001A65C9">
        <w:t xml:space="preserve">Ausbau und Optimierung digitaler Produkte und Dienstleistungen für Wirtschaft, Verwaltung und Bevölkerung </w:t>
      </w:r>
    </w:p>
    <w:p w14:paraId="155DD801" w14:textId="77777777" w:rsidR="001A65C9" w:rsidRPr="001A65C9" w:rsidRDefault="001A65C9" w:rsidP="001A65C9">
      <w:pPr>
        <w:numPr>
          <w:ilvl w:val="0"/>
          <w:numId w:val="351"/>
        </w:numPr>
        <w:suppressAutoHyphens/>
        <w:spacing w:after="120"/>
      </w:pPr>
      <w:r w:rsidRPr="001A65C9">
        <w:t xml:space="preserve">Effiziente Gestaltung von Bezugs- und Bereitstellungsprozessen </w:t>
      </w:r>
    </w:p>
    <w:p w14:paraId="4C34586F" w14:textId="77777777" w:rsidR="001A65C9" w:rsidRPr="001A65C9" w:rsidRDefault="001A65C9" w:rsidP="001A65C9">
      <w:pPr>
        <w:numPr>
          <w:ilvl w:val="0"/>
          <w:numId w:val="351"/>
        </w:numPr>
        <w:suppressAutoHyphens/>
        <w:spacing w:after="120"/>
      </w:pPr>
      <w:r w:rsidRPr="001A65C9">
        <w:t xml:space="preserve">Digitalisierung und Standardisierung der Produktions- und Verwaltungsverfahren </w:t>
      </w:r>
    </w:p>
    <w:p w14:paraId="0F316B66" w14:textId="60B8CB22" w:rsidR="001A65C9" w:rsidRPr="001A65C9" w:rsidRDefault="001A65C9" w:rsidP="001A65C9">
      <w:pPr>
        <w:suppressAutoHyphens/>
        <w:spacing w:after="120"/>
      </w:pPr>
      <w:r w:rsidRPr="001A65C9">
        <w:rPr>
          <w:b/>
          <w:bCs/>
        </w:rPr>
        <w:t>Nutzen und Wirkung</w:t>
      </w:r>
      <w:r w:rsidRPr="001A65C9">
        <w:t xml:space="preserve"> </w:t>
      </w:r>
    </w:p>
    <w:p w14:paraId="75F1F00F" w14:textId="77777777" w:rsidR="001A65C9" w:rsidRPr="001A65C9" w:rsidRDefault="001A65C9" w:rsidP="001A65C9">
      <w:pPr>
        <w:numPr>
          <w:ilvl w:val="0"/>
          <w:numId w:val="352"/>
        </w:numPr>
        <w:suppressAutoHyphens/>
        <w:spacing w:after="120"/>
      </w:pPr>
      <w:r w:rsidRPr="001A65C9">
        <w:t xml:space="preserve">Sicherstellung eines flächendeckenden, effizienten Zugangs zu Geodaten als Grundlage für Verwaltung, Wirtschaft und Gesellschaft </w:t>
      </w:r>
    </w:p>
    <w:p w14:paraId="5D935EA4" w14:textId="77777777" w:rsidR="001A65C9" w:rsidRPr="001A65C9" w:rsidRDefault="001A65C9" w:rsidP="001A65C9">
      <w:pPr>
        <w:numPr>
          <w:ilvl w:val="0"/>
          <w:numId w:val="352"/>
        </w:numPr>
        <w:suppressAutoHyphens/>
        <w:spacing w:after="120"/>
      </w:pPr>
      <w:r w:rsidRPr="001A65C9">
        <w:t xml:space="preserve">Unterstützung raumbezogener Entscheidungen und Prozesse in nahezu allen Bereichen des öffentlichen und privaten Lebens </w:t>
      </w:r>
    </w:p>
    <w:p w14:paraId="79A2A8B2" w14:textId="77777777" w:rsidR="001A65C9" w:rsidRPr="001A65C9" w:rsidRDefault="001A65C9" w:rsidP="001A65C9">
      <w:pPr>
        <w:numPr>
          <w:ilvl w:val="0"/>
          <w:numId w:val="352"/>
        </w:numPr>
        <w:suppressAutoHyphens/>
        <w:spacing w:after="120"/>
      </w:pPr>
      <w:r w:rsidRPr="001A65C9">
        <w:t>Bereitstellung aktueller, qualitätsgesicherter Geodaten und Dienste für nationale und europäische Anwendungen</w:t>
      </w:r>
    </w:p>
    <w:p w14:paraId="0353FDCD" w14:textId="77777777" w:rsidR="001A65C9" w:rsidRPr="0054396A" w:rsidRDefault="001A65C9" w:rsidP="001A65C9">
      <w:pPr>
        <w:suppressAutoHyphens/>
      </w:pPr>
    </w:p>
    <w:p w14:paraId="0FA844F7" w14:textId="7A89EE50" w:rsidR="0054396A" w:rsidRPr="001A65C9" w:rsidRDefault="001A65C9" w:rsidP="001A65C9">
      <w:pPr>
        <w:pStyle w:val="3nummeriert"/>
        <w:outlineLvl w:val="3"/>
        <w:rPr>
          <w:bCs/>
          <w:iCs/>
        </w:rPr>
      </w:pPr>
      <w:bookmarkStart w:id="212" w:name="_Toc226466636"/>
      <w:r w:rsidRPr="001A65C9">
        <w:rPr>
          <w:bCs/>
          <w:iCs/>
        </w:rPr>
        <w:t xml:space="preserve">Referat </w:t>
      </w:r>
      <w:r w:rsidR="0054396A" w:rsidRPr="001A65C9">
        <w:rPr>
          <w:bCs/>
          <w:iCs/>
        </w:rPr>
        <w:t>Registeranwendungen (G71)</w:t>
      </w:r>
      <w:bookmarkEnd w:id="212"/>
    </w:p>
    <w:p w14:paraId="456A7D1D" w14:textId="77777777" w:rsidR="0054396A" w:rsidRDefault="0054396A" w:rsidP="0054396A">
      <w:pPr>
        <w:suppressAutoHyphens/>
      </w:pPr>
      <w:r w:rsidRPr="0054396A">
        <w:t xml:space="preserve">Das Referat Registeranwendungen betreut das Österreichischen Adressregisters und entwickelt die zugehörigen Applikationen (Adressregister, Geocodierungsclient, Adresssuche, GEC/ZeWae, ADR-GIP/VDE) und das zentrale Luftfahrthindernisregister weiter. </w:t>
      </w:r>
    </w:p>
    <w:p w14:paraId="59CEED8A" w14:textId="7C5A9A4B" w:rsidR="001A65C9" w:rsidRPr="001A65C9" w:rsidRDefault="001A65C9" w:rsidP="001A65C9">
      <w:pPr>
        <w:suppressAutoHyphens/>
        <w:spacing w:after="120"/>
      </w:pPr>
      <w:r w:rsidRPr="001A65C9">
        <w:rPr>
          <w:b/>
          <w:bCs/>
        </w:rPr>
        <w:t>Registerführung und Systembetrieb</w:t>
      </w:r>
      <w:r w:rsidRPr="001A65C9">
        <w:t xml:space="preserve"> </w:t>
      </w:r>
    </w:p>
    <w:p w14:paraId="727BB74C" w14:textId="77777777" w:rsidR="001A65C9" w:rsidRPr="001A65C9" w:rsidRDefault="001A65C9" w:rsidP="001A65C9">
      <w:pPr>
        <w:numPr>
          <w:ilvl w:val="0"/>
          <w:numId w:val="353"/>
        </w:numPr>
        <w:suppressAutoHyphens/>
        <w:spacing w:after="120"/>
      </w:pPr>
      <w:r w:rsidRPr="001A65C9">
        <w:lastRenderedPageBreak/>
        <w:t xml:space="preserve">Betreuung und Weiterentwicklung des österreichischen Adressregisters sowie des zentralen Luftfahrthindernisregisters (ZLHR) </w:t>
      </w:r>
    </w:p>
    <w:p w14:paraId="0F33DB98" w14:textId="77777777" w:rsidR="001A65C9" w:rsidRPr="001A65C9" w:rsidRDefault="001A65C9" w:rsidP="001A65C9">
      <w:pPr>
        <w:numPr>
          <w:ilvl w:val="0"/>
          <w:numId w:val="353"/>
        </w:numPr>
        <w:suppressAutoHyphens/>
        <w:spacing w:after="120"/>
      </w:pPr>
      <w:r w:rsidRPr="001A65C9">
        <w:t xml:space="preserve">Sicherstellung der österreichweit einheitlichen und qualitätsgesicherten Führung zentraler Register </w:t>
      </w:r>
    </w:p>
    <w:p w14:paraId="537C08CB" w14:textId="615B3778" w:rsidR="001A65C9" w:rsidRPr="001A65C9" w:rsidRDefault="001A65C9" w:rsidP="001A65C9">
      <w:pPr>
        <w:suppressAutoHyphens/>
        <w:spacing w:after="120"/>
      </w:pPr>
      <w:r w:rsidRPr="001A65C9">
        <w:rPr>
          <w:b/>
          <w:bCs/>
        </w:rPr>
        <w:t>Adressmanagement und Verknüpfung von Registern</w:t>
      </w:r>
      <w:r w:rsidRPr="001A65C9">
        <w:t xml:space="preserve"> </w:t>
      </w:r>
    </w:p>
    <w:p w14:paraId="586A44E3" w14:textId="77777777" w:rsidR="001A65C9" w:rsidRPr="001A65C9" w:rsidRDefault="001A65C9" w:rsidP="001A65C9">
      <w:pPr>
        <w:numPr>
          <w:ilvl w:val="0"/>
          <w:numId w:val="354"/>
        </w:numPr>
        <w:suppressAutoHyphens/>
        <w:spacing w:after="120"/>
      </w:pPr>
      <w:r w:rsidRPr="001A65C9">
        <w:t xml:space="preserve">Bereitstellung offizieller Adressdaten als Referenz für Verwaltung, Wirtschaft und Bevölkerung </w:t>
      </w:r>
    </w:p>
    <w:p w14:paraId="7FE19CF1" w14:textId="77777777" w:rsidR="001A65C9" w:rsidRPr="001A65C9" w:rsidRDefault="001A65C9" w:rsidP="001A65C9">
      <w:pPr>
        <w:numPr>
          <w:ilvl w:val="0"/>
          <w:numId w:val="354"/>
        </w:numPr>
        <w:suppressAutoHyphens/>
        <w:spacing w:after="120"/>
      </w:pPr>
      <w:r w:rsidRPr="001A65C9">
        <w:t xml:space="preserve">Verknüpfung mit Kataster, Grundbuch sowie weiteren Registern (ZMR, GWR) zur Sicherstellung konsistenter Daten </w:t>
      </w:r>
    </w:p>
    <w:p w14:paraId="0D4EB9A6" w14:textId="6EC87F62" w:rsidR="001A65C9" w:rsidRPr="001A65C9" w:rsidRDefault="001A65C9" w:rsidP="001A65C9">
      <w:pPr>
        <w:suppressAutoHyphens/>
        <w:spacing w:after="120"/>
      </w:pPr>
      <w:r w:rsidRPr="001A65C9">
        <w:rPr>
          <w:b/>
          <w:bCs/>
        </w:rPr>
        <w:t>Anwendungen und Services</w:t>
      </w:r>
      <w:r w:rsidRPr="001A65C9">
        <w:t xml:space="preserve"> </w:t>
      </w:r>
    </w:p>
    <w:p w14:paraId="2034BE98" w14:textId="77777777" w:rsidR="001A65C9" w:rsidRPr="001A65C9" w:rsidRDefault="001A65C9" w:rsidP="001A65C9">
      <w:pPr>
        <w:numPr>
          <w:ilvl w:val="0"/>
          <w:numId w:val="355"/>
        </w:numPr>
        <w:suppressAutoHyphens/>
        <w:spacing w:after="120"/>
      </w:pPr>
      <w:r w:rsidRPr="001A65C9">
        <w:t xml:space="preserve">Entwicklung und Betrieb von Anwendungen wie Adresssuche, Geocodierungsclient und Wahlsprengel-Tools </w:t>
      </w:r>
    </w:p>
    <w:p w14:paraId="228083EB" w14:textId="77777777" w:rsidR="001A65C9" w:rsidRPr="001A65C9" w:rsidRDefault="001A65C9" w:rsidP="001A65C9">
      <w:pPr>
        <w:numPr>
          <w:ilvl w:val="0"/>
          <w:numId w:val="355"/>
        </w:numPr>
        <w:suppressAutoHyphens/>
        <w:spacing w:after="120"/>
      </w:pPr>
      <w:r w:rsidRPr="001A65C9">
        <w:t xml:space="preserve">Unterstützung der Verortung von Adressen sowie Integration in Verkehrs- und Geodateninfrastrukturen (z. B. GIP) </w:t>
      </w:r>
    </w:p>
    <w:p w14:paraId="375198C7" w14:textId="72B1E3AE" w:rsidR="001A65C9" w:rsidRPr="001A65C9" w:rsidRDefault="001A65C9" w:rsidP="001A65C9">
      <w:pPr>
        <w:suppressAutoHyphens/>
        <w:spacing w:after="120"/>
      </w:pPr>
      <w:r w:rsidRPr="001A65C9">
        <w:rPr>
          <w:b/>
          <w:bCs/>
        </w:rPr>
        <w:t>Beitrag zur Infrastruktur und Verwaltung</w:t>
      </w:r>
      <w:r w:rsidRPr="001A65C9">
        <w:t xml:space="preserve"> </w:t>
      </w:r>
    </w:p>
    <w:p w14:paraId="505ECBEE" w14:textId="77777777" w:rsidR="001A65C9" w:rsidRPr="001A65C9" w:rsidRDefault="001A65C9" w:rsidP="001A65C9">
      <w:pPr>
        <w:numPr>
          <w:ilvl w:val="0"/>
          <w:numId w:val="356"/>
        </w:numPr>
        <w:suppressAutoHyphens/>
        <w:spacing w:after="120"/>
      </w:pPr>
      <w:r w:rsidRPr="001A65C9">
        <w:t xml:space="preserve">Unterstützung von Verwaltungsprozessen, Wahlen und Verkehrsinfrastruktur durch aktuelle und verknüpfte Geodaten </w:t>
      </w:r>
    </w:p>
    <w:p w14:paraId="76F23A32" w14:textId="6BDEAB3A" w:rsidR="001A65C9" w:rsidRPr="0054396A" w:rsidRDefault="001A65C9" w:rsidP="0054396A">
      <w:pPr>
        <w:numPr>
          <w:ilvl w:val="0"/>
          <w:numId w:val="356"/>
        </w:numPr>
        <w:suppressAutoHyphens/>
        <w:spacing w:after="120"/>
      </w:pPr>
      <w:r w:rsidRPr="001A65C9">
        <w:t>Sicherstellung der Datenqualität und Aktualität für vielfältige Anwendungen in Verwaltung und Öffentlichkeit</w:t>
      </w:r>
    </w:p>
    <w:p w14:paraId="6D1D678F" w14:textId="2FF88F96" w:rsidR="0054396A" w:rsidRPr="001A65C9" w:rsidRDefault="001A65C9" w:rsidP="001A65C9">
      <w:pPr>
        <w:pStyle w:val="3nummeriert"/>
        <w:outlineLvl w:val="3"/>
        <w:rPr>
          <w:bCs/>
          <w:iCs/>
        </w:rPr>
      </w:pPr>
      <w:bookmarkStart w:id="213" w:name="_Toc226466637"/>
      <w:r w:rsidRPr="001A65C9">
        <w:rPr>
          <w:bCs/>
          <w:iCs/>
        </w:rPr>
        <w:t xml:space="preserve">Referat </w:t>
      </w:r>
      <w:r w:rsidR="0054396A" w:rsidRPr="001A65C9">
        <w:rPr>
          <w:bCs/>
          <w:iCs/>
        </w:rPr>
        <w:t xml:space="preserve">Katasteranwendungen </w:t>
      </w:r>
      <w:r w:rsidRPr="001A65C9">
        <w:rPr>
          <w:bCs/>
          <w:iCs/>
        </w:rPr>
        <w:t>(</w:t>
      </w:r>
      <w:r w:rsidR="0054396A" w:rsidRPr="001A65C9">
        <w:rPr>
          <w:bCs/>
          <w:iCs/>
        </w:rPr>
        <w:t>G72)</w:t>
      </w:r>
      <w:bookmarkEnd w:id="213"/>
    </w:p>
    <w:p w14:paraId="1C1ABEDB" w14:textId="77777777" w:rsidR="0054396A" w:rsidRPr="0054396A" w:rsidRDefault="0054396A" w:rsidP="0054396A">
      <w:pPr>
        <w:rPr>
          <w:lang w:eastAsia="de-DE"/>
        </w:rPr>
      </w:pPr>
      <w:r w:rsidRPr="0054396A">
        <w:rPr>
          <w:lang w:eastAsia="de-DE"/>
        </w:rPr>
        <w:t xml:space="preserve">Das Referat Katasteranwendungen ist für die Führungs- und Archivierungssysteme des Katasters zuständig. </w:t>
      </w:r>
    </w:p>
    <w:p w14:paraId="41C760C4" w14:textId="5BDB0BA9" w:rsidR="001A65C9" w:rsidRPr="001A65C9" w:rsidRDefault="001A65C9" w:rsidP="001A65C9">
      <w:pPr>
        <w:spacing w:after="120"/>
        <w:rPr>
          <w:rFonts w:cs="Arial"/>
          <w:color w:val="000000"/>
          <w:lang w:eastAsia="de-AT"/>
        </w:rPr>
      </w:pPr>
      <w:r w:rsidRPr="001A65C9">
        <w:rPr>
          <w:rFonts w:cs="Arial"/>
          <w:b/>
          <w:bCs/>
          <w:color w:val="000000"/>
          <w:lang w:eastAsia="de-AT"/>
        </w:rPr>
        <w:t>Betrieb und Verwaltung der Katasterführungssysteme</w:t>
      </w:r>
      <w:r w:rsidRPr="001A65C9">
        <w:rPr>
          <w:rFonts w:cs="Arial"/>
          <w:color w:val="000000"/>
          <w:lang w:eastAsia="de-AT"/>
        </w:rPr>
        <w:t xml:space="preserve"> </w:t>
      </w:r>
    </w:p>
    <w:p w14:paraId="18D807A9" w14:textId="77777777" w:rsidR="001A65C9" w:rsidRPr="001A65C9" w:rsidRDefault="001A65C9" w:rsidP="001A65C9">
      <w:pPr>
        <w:numPr>
          <w:ilvl w:val="0"/>
          <w:numId w:val="357"/>
        </w:numPr>
        <w:spacing w:after="120"/>
        <w:rPr>
          <w:rFonts w:cs="Arial"/>
          <w:color w:val="000000"/>
          <w:lang w:eastAsia="de-AT"/>
        </w:rPr>
      </w:pPr>
      <w:r w:rsidRPr="001A65C9">
        <w:rPr>
          <w:rFonts w:cs="Arial"/>
          <w:color w:val="000000"/>
          <w:lang w:eastAsia="de-AT"/>
        </w:rPr>
        <w:t xml:space="preserve">Betreuung und Administration der Grundstücksdatenbank sowie des Katasterführungssystems (KFS) </w:t>
      </w:r>
    </w:p>
    <w:p w14:paraId="32AAAAAC" w14:textId="77777777" w:rsidR="001A65C9" w:rsidRPr="001A65C9" w:rsidRDefault="001A65C9" w:rsidP="001A65C9">
      <w:pPr>
        <w:numPr>
          <w:ilvl w:val="0"/>
          <w:numId w:val="357"/>
        </w:numPr>
        <w:spacing w:after="120"/>
        <w:rPr>
          <w:rFonts w:cs="Arial"/>
          <w:color w:val="000000"/>
          <w:lang w:eastAsia="de-AT"/>
        </w:rPr>
      </w:pPr>
      <w:r w:rsidRPr="001A65C9">
        <w:rPr>
          <w:rFonts w:cs="Arial"/>
          <w:color w:val="000000"/>
          <w:lang w:eastAsia="de-AT"/>
        </w:rPr>
        <w:t xml:space="preserve">Sicherstellung des laufenden Betriebs inklusive der Anbindung dezentraler Dienststellen </w:t>
      </w:r>
    </w:p>
    <w:p w14:paraId="58625EE0" w14:textId="08F26D31" w:rsidR="001A65C9" w:rsidRPr="001A65C9" w:rsidRDefault="001A65C9" w:rsidP="001A65C9">
      <w:pPr>
        <w:spacing w:after="120"/>
        <w:rPr>
          <w:rFonts w:cs="Arial"/>
          <w:color w:val="000000"/>
          <w:lang w:eastAsia="de-AT"/>
        </w:rPr>
      </w:pPr>
      <w:r w:rsidRPr="001A65C9">
        <w:rPr>
          <w:rFonts w:cs="Arial"/>
          <w:b/>
          <w:bCs/>
          <w:color w:val="000000"/>
          <w:lang w:eastAsia="de-AT"/>
        </w:rPr>
        <w:t>Digitale Katastralmappe (DKM)</w:t>
      </w:r>
      <w:r w:rsidRPr="001A65C9">
        <w:rPr>
          <w:rFonts w:cs="Arial"/>
          <w:color w:val="000000"/>
          <w:lang w:eastAsia="de-AT"/>
        </w:rPr>
        <w:t xml:space="preserve"> </w:t>
      </w:r>
    </w:p>
    <w:p w14:paraId="50DEA1C6" w14:textId="77777777" w:rsidR="001A65C9" w:rsidRPr="001A65C9" w:rsidRDefault="001A65C9" w:rsidP="001A65C9">
      <w:pPr>
        <w:numPr>
          <w:ilvl w:val="0"/>
          <w:numId w:val="358"/>
        </w:numPr>
        <w:spacing w:after="120"/>
        <w:rPr>
          <w:rFonts w:cs="Arial"/>
          <w:color w:val="000000"/>
          <w:lang w:eastAsia="de-AT"/>
        </w:rPr>
      </w:pPr>
      <w:r w:rsidRPr="001A65C9">
        <w:rPr>
          <w:rFonts w:cs="Arial"/>
          <w:color w:val="000000"/>
          <w:lang w:eastAsia="de-AT"/>
        </w:rPr>
        <w:t xml:space="preserve">Bereitstellung und Weiterentwicklung von Werkzeugen zur Bearbeitung, Prüfung und Qualitätssicherung der digitalen Katastralmappe </w:t>
      </w:r>
    </w:p>
    <w:p w14:paraId="07F10013" w14:textId="77777777" w:rsidR="001A65C9" w:rsidRPr="001A65C9" w:rsidRDefault="001A65C9" w:rsidP="001A65C9">
      <w:pPr>
        <w:numPr>
          <w:ilvl w:val="0"/>
          <w:numId w:val="358"/>
        </w:numPr>
        <w:spacing w:after="120"/>
        <w:rPr>
          <w:rFonts w:cs="Arial"/>
          <w:color w:val="000000"/>
          <w:lang w:eastAsia="de-AT"/>
        </w:rPr>
      </w:pPr>
      <w:r w:rsidRPr="001A65C9">
        <w:rPr>
          <w:rFonts w:cs="Arial"/>
          <w:color w:val="000000"/>
          <w:lang w:eastAsia="de-AT"/>
        </w:rPr>
        <w:t xml:space="preserve">Unterstützung der Bearbeitungsprozesse durch spezialisierte Softwarelösungen </w:t>
      </w:r>
    </w:p>
    <w:p w14:paraId="439C95E5" w14:textId="1AC9EBF3" w:rsidR="001A65C9" w:rsidRPr="001A65C9" w:rsidRDefault="001A65C9" w:rsidP="001A65C9">
      <w:pPr>
        <w:spacing w:after="120"/>
        <w:rPr>
          <w:rFonts w:cs="Arial"/>
          <w:color w:val="000000"/>
          <w:lang w:eastAsia="de-AT"/>
        </w:rPr>
      </w:pPr>
      <w:r w:rsidRPr="001A65C9">
        <w:rPr>
          <w:rFonts w:cs="Arial"/>
          <w:b/>
          <w:bCs/>
          <w:color w:val="000000"/>
          <w:lang w:eastAsia="de-AT"/>
        </w:rPr>
        <w:lastRenderedPageBreak/>
        <w:t>Archivierung und Datenmanagement</w:t>
      </w:r>
      <w:r w:rsidRPr="001A65C9">
        <w:rPr>
          <w:rFonts w:cs="Arial"/>
          <w:color w:val="000000"/>
          <w:lang w:eastAsia="de-AT"/>
        </w:rPr>
        <w:t xml:space="preserve"> </w:t>
      </w:r>
    </w:p>
    <w:p w14:paraId="692F467C" w14:textId="77777777" w:rsidR="001A65C9" w:rsidRPr="001A65C9" w:rsidRDefault="001A65C9" w:rsidP="001A65C9">
      <w:pPr>
        <w:numPr>
          <w:ilvl w:val="0"/>
          <w:numId w:val="359"/>
        </w:numPr>
        <w:spacing w:after="120"/>
        <w:rPr>
          <w:rFonts w:cs="Arial"/>
          <w:color w:val="000000"/>
          <w:lang w:eastAsia="de-AT"/>
        </w:rPr>
      </w:pPr>
      <w:r w:rsidRPr="001A65C9">
        <w:rPr>
          <w:rFonts w:cs="Arial"/>
          <w:color w:val="000000"/>
          <w:lang w:eastAsia="de-AT"/>
        </w:rPr>
        <w:t xml:space="preserve">Führung und Verwaltung des digitalen Katasterarchivs mittels Enterprise-Content-Management-System </w:t>
      </w:r>
    </w:p>
    <w:p w14:paraId="55AFEA26" w14:textId="77777777" w:rsidR="001A65C9" w:rsidRPr="001A65C9" w:rsidRDefault="001A65C9" w:rsidP="001A65C9">
      <w:pPr>
        <w:numPr>
          <w:ilvl w:val="0"/>
          <w:numId w:val="359"/>
        </w:numPr>
        <w:spacing w:after="120"/>
        <w:rPr>
          <w:rFonts w:cs="Arial"/>
          <w:color w:val="000000"/>
          <w:lang w:eastAsia="de-AT"/>
        </w:rPr>
      </w:pPr>
      <w:r w:rsidRPr="001A65C9">
        <w:rPr>
          <w:rFonts w:cs="Arial"/>
          <w:color w:val="000000"/>
          <w:lang w:eastAsia="de-AT"/>
        </w:rPr>
        <w:t xml:space="preserve">Sicherstellung der langfristigen Speicherung, Verfügbarkeit und Nachvollziehbarkeit von Katasterunterlagen </w:t>
      </w:r>
    </w:p>
    <w:p w14:paraId="58B68B3F" w14:textId="030E7A0B" w:rsidR="001A65C9" w:rsidRPr="001A65C9" w:rsidRDefault="001A65C9" w:rsidP="001A65C9">
      <w:pPr>
        <w:spacing w:after="120"/>
        <w:rPr>
          <w:rFonts w:cs="Arial"/>
          <w:color w:val="000000"/>
          <w:lang w:eastAsia="de-AT"/>
        </w:rPr>
      </w:pPr>
      <w:r w:rsidRPr="001A65C9">
        <w:rPr>
          <w:rFonts w:cs="Arial"/>
          <w:b/>
          <w:bCs/>
          <w:color w:val="000000"/>
          <w:lang w:eastAsia="de-AT"/>
        </w:rPr>
        <w:t>Elektronischer Rechtsverkehr</w:t>
      </w:r>
      <w:r w:rsidRPr="001A65C9">
        <w:rPr>
          <w:rFonts w:cs="Arial"/>
          <w:color w:val="000000"/>
          <w:lang w:eastAsia="de-AT"/>
        </w:rPr>
        <w:t xml:space="preserve"> </w:t>
      </w:r>
    </w:p>
    <w:p w14:paraId="6E08C8C0" w14:textId="77777777" w:rsidR="001A65C9" w:rsidRPr="001A65C9" w:rsidRDefault="001A65C9" w:rsidP="001A65C9">
      <w:pPr>
        <w:numPr>
          <w:ilvl w:val="0"/>
          <w:numId w:val="360"/>
        </w:numPr>
        <w:spacing w:after="120"/>
        <w:rPr>
          <w:rFonts w:cs="Arial"/>
          <w:color w:val="000000"/>
          <w:lang w:eastAsia="de-AT"/>
        </w:rPr>
      </w:pPr>
      <w:r w:rsidRPr="001A65C9">
        <w:rPr>
          <w:rFonts w:cs="Arial"/>
          <w:color w:val="000000"/>
          <w:lang w:eastAsia="de-AT"/>
        </w:rPr>
        <w:t xml:space="preserve">Anbindung des Katasterführungssystems an den elektronischen Rechtsverkehr mit den Grundbüchern </w:t>
      </w:r>
    </w:p>
    <w:p w14:paraId="7D0E73F7" w14:textId="283F9D15" w:rsidR="0054396A" w:rsidRPr="001A65C9" w:rsidRDefault="001A65C9" w:rsidP="001A65C9">
      <w:pPr>
        <w:numPr>
          <w:ilvl w:val="0"/>
          <w:numId w:val="360"/>
        </w:numPr>
        <w:spacing w:after="120"/>
        <w:rPr>
          <w:rFonts w:cs="Arial"/>
          <w:color w:val="000000"/>
          <w:lang w:eastAsia="de-AT"/>
        </w:rPr>
      </w:pPr>
      <w:r w:rsidRPr="001A65C9">
        <w:rPr>
          <w:rFonts w:cs="Arial"/>
          <w:color w:val="000000"/>
          <w:lang w:eastAsia="de-AT"/>
        </w:rPr>
        <w:t>Unterstützung der effizienten und rechtskonformen Abwicklung von Verfahren zwischen Vermessungsämtern und Justiz</w:t>
      </w:r>
    </w:p>
    <w:p w14:paraId="2E83CB89" w14:textId="54C18AF6" w:rsidR="0054396A" w:rsidRPr="001A65C9" w:rsidRDefault="001A65C9" w:rsidP="001A65C9">
      <w:pPr>
        <w:pStyle w:val="3nummeriert"/>
        <w:outlineLvl w:val="3"/>
        <w:rPr>
          <w:bCs/>
          <w:iCs/>
        </w:rPr>
      </w:pPr>
      <w:bookmarkStart w:id="214" w:name="_Toc226466638"/>
      <w:r w:rsidRPr="001A65C9">
        <w:rPr>
          <w:bCs/>
          <w:iCs/>
        </w:rPr>
        <w:t xml:space="preserve">Referat </w:t>
      </w:r>
      <w:r w:rsidR="0054396A" w:rsidRPr="001A65C9">
        <w:rPr>
          <w:bCs/>
          <w:iCs/>
        </w:rPr>
        <w:t>Portalanwendungen (G73)</w:t>
      </w:r>
      <w:bookmarkEnd w:id="214"/>
    </w:p>
    <w:p w14:paraId="1124038A" w14:textId="04091D86" w:rsidR="0054396A" w:rsidRPr="0054396A" w:rsidRDefault="0054396A" w:rsidP="0054396A">
      <w:pPr>
        <w:rPr>
          <w:lang w:eastAsia="de-DE"/>
        </w:rPr>
      </w:pPr>
      <w:r w:rsidRPr="0054396A">
        <w:rPr>
          <w:lang w:eastAsia="de-DE"/>
        </w:rPr>
        <w:t xml:space="preserve">Das Referat Portalanwendungen betreut die vielfältige Bereitstellung der Geoprodukte des BEV und entwickelt diese entsprechend </w:t>
      </w:r>
      <w:r w:rsidR="001A65C9" w:rsidRPr="0054396A">
        <w:rPr>
          <w:lang w:eastAsia="de-DE"/>
        </w:rPr>
        <w:t>rechtlichen Rahmenbedingungen</w:t>
      </w:r>
      <w:r w:rsidRPr="0054396A">
        <w:rPr>
          <w:lang w:eastAsia="de-DE"/>
        </w:rPr>
        <w:t xml:space="preserve">, neuer Anforderungen und technischer Entwicklungen weiter. </w:t>
      </w:r>
    </w:p>
    <w:p w14:paraId="57CB5D6E" w14:textId="5C1BDEC3" w:rsidR="001A65C9" w:rsidRPr="001A65C9" w:rsidRDefault="001A65C9" w:rsidP="001A65C9">
      <w:pPr>
        <w:spacing w:after="120"/>
        <w:rPr>
          <w:lang w:eastAsia="de-DE"/>
        </w:rPr>
      </w:pPr>
      <w:r w:rsidRPr="001A65C9">
        <w:rPr>
          <w:b/>
          <w:bCs/>
          <w:lang w:eastAsia="de-DE"/>
        </w:rPr>
        <w:t>Bereitstellung von Geodaten und -diensten</w:t>
      </w:r>
      <w:r w:rsidRPr="001A65C9">
        <w:rPr>
          <w:lang w:eastAsia="de-DE"/>
        </w:rPr>
        <w:t xml:space="preserve"> </w:t>
      </w:r>
    </w:p>
    <w:p w14:paraId="2FCC2CE4" w14:textId="77777777" w:rsidR="001A65C9" w:rsidRPr="001A65C9" w:rsidRDefault="001A65C9" w:rsidP="001A65C9">
      <w:pPr>
        <w:numPr>
          <w:ilvl w:val="0"/>
          <w:numId w:val="361"/>
        </w:numPr>
        <w:spacing w:after="120"/>
        <w:rPr>
          <w:lang w:eastAsia="de-DE"/>
        </w:rPr>
      </w:pPr>
      <w:r w:rsidRPr="001A65C9">
        <w:rPr>
          <w:lang w:eastAsia="de-DE"/>
        </w:rPr>
        <w:t xml:space="preserve">Betrieb und Weiterentwicklung von Geodatendiensten gemäß nationalen und europäischen Vorgaben (INSPIRE, Open Data) </w:t>
      </w:r>
    </w:p>
    <w:p w14:paraId="46E2EED6" w14:textId="77777777" w:rsidR="001A65C9" w:rsidRPr="001A65C9" w:rsidRDefault="001A65C9" w:rsidP="001A65C9">
      <w:pPr>
        <w:numPr>
          <w:ilvl w:val="0"/>
          <w:numId w:val="361"/>
        </w:numPr>
        <w:spacing w:after="120"/>
        <w:rPr>
          <w:lang w:eastAsia="de-DE"/>
        </w:rPr>
      </w:pPr>
      <w:r w:rsidRPr="001A65C9">
        <w:rPr>
          <w:lang w:eastAsia="de-DE"/>
        </w:rPr>
        <w:t xml:space="preserve">Sicherstellung interoperabler, zuverlässiger und effizient nutzbarer Datenzugänge für externe Systeme </w:t>
      </w:r>
    </w:p>
    <w:p w14:paraId="0AF15093" w14:textId="7F4D9721" w:rsidR="001A65C9" w:rsidRPr="001A65C9" w:rsidRDefault="001A65C9" w:rsidP="001A65C9">
      <w:pPr>
        <w:spacing w:after="120"/>
        <w:rPr>
          <w:lang w:eastAsia="de-DE"/>
        </w:rPr>
      </w:pPr>
      <w:r w:rsidRPr="001A65C9">
        <w:rPr>
          <w:b/>
          <w:bCs/>
          <w:lang w:eastAsia="de-DE"/>
        </w:rPr>
        <w:t>Portale und Abgabesysteme</w:t>
      </w:r>
      <w:r w:rsidRPr="001A65C9">
        <w:rPr>
          <w:lang w:eastAsia="de-DE"/>
        </w:rPr>
        <w:t xml:space="preserve"> </w:t>
      </w:r>
    </w:p>
    <w:p w14:paraId="66ACE028" w14:textId="77777777" w:rsidR="001A65C9" w:rsidRPr="001A65C9" w:rsidRDefault="001A65C9" w:rsidP="001A65C9">
      <w:pPr>
        <w:numPr>
          <w:ilvl w:val="0"/>
          <w:numId w:val="362"/>
        </w:numPr>
        <w:spacing w:after="120"/>
        <w:rPr>
          <w:lang w:eastAsia="de-DE"/>
        </w:rPr>
      </w:pPr>
      <w:r w:rsidRPr="001A65C9">
        <w:rPr>
          <w:lang w:eastAsia="de-DE"/>
        </w:rPr>
        <w:t xml:space="preserve">Betrieb und Weiterentwicklung zentraler Bereitstellungsplattformen (Geoportal, Webshop, Produkt-Webservice) </w:t>
      </w:r>
    </w:p>
    <w:p w14:paraId="112046AF" w14:textId="77777777" w:rsidR="001A65C9" w:rsidRPr="001A65C9" w:rsidRDefault="001A65C9" w:rsidP="001A65C9">
      <w:pPr>
        <w:numPr>
          <w:ilvl w:val="0"/>
          <w:numId w:val="362"/>
        </w:numPr>
        <w:spacing w:after="120"/>
        <w:rPr>
          <w:lang w:eastAsia="de-DE"/>
        </w:rPr>
      </w:pPr>
      <w:r w:rsidRPr="001A65C9">
        <w:rPr>
          <w:lang w:eastAsia="de-DE"/>
        </w:rPr>
        <w:t xml:space="preserve">Ermöglichung von Recherche, Download und maschineller Nutzung von Geodatenprodukten </w:t>
      </w:r>
    </w:p>
    <w:p w14:paraId="1E446D7C" w14:textId="4A3D3DCC" w:rsidR="001A65C9" w:rsidRPr="001A65C9" w:rsidRDefault="001A65C9" w:rsidP="001A65C9">
      <w:pPr>
        <w:spacing w:after="120"/>
        <w:rPr>
          <w:lang w:eastAsia="de-DE"/>
        </w:rPr>
      </w:pPr>
      <w:r w:rsidRPr="001A65C9">
        <w:rPr>
          <w:b/>
          <w:bCs/>
          <w:lang w:eastAsia="de-DE"/>
        </w:rPr>
        <w:t>IT-Architektur und Datenzugang</w:t>
      </w:r>
      <w:r w:rsidRPr="001A65C9">
        <w:rPr>
          <w:lang w:eastAsia="de-DE"/>
        </w:rPr>
        <w:t xml:space="preserve"> </w:t>
      </w:r>
    </w:p>
    <w:p w14:paraId="4228F395" w14:textId="77777777" w:rsidR="001A65C9" w:rsidRPr="001A65C9" w:rsidRDefault="001A65C9" w:rsidP="001A65C9">
      <w:pPr>
        <w:numPr>
          <w:ilvl w:val="0"/>
          <w:numId w:val="363"/>
        </w:numPr>
        <w:spacing w:after="120"/>
        <w:rPr>
          <w:lang w:eastAsia="de-DE"/>
        </w:rPr>
      </w:pPr>
      <w:r w:rsidRPr="001A65C9">
        <w:rPr>
          <w:lang w:eastAsia="de-DE"/>
        </w:rPr>
        <w:t xml:space="preserve">Weiterentwicklung der technischen Infrastruktur zur Bereitstellung von Raster- und Vektordaten (z. B. Orthofotos, Höhenmodelle, Karten) </w:t>
      </w:r>
    </w:p>
    <w:p w14:paraId="3815642F" w14:textId="77777777" w:rsidR="001A65C9" w:rsidRPr="001A65C9" w:rsidRDefault="001A65C9" w:rsidP="001A65C9">
      <w:pPr>
        <w:numPr>
          <w:ilvl w:val="0"/>
          <w:numId w:val="363"/>
        </w:numPr>
        <w:spacing w:after="120"/>
        <w:rPr>
          <w:lang w:eastAsia="de-DE"/>
        </w:rPr>
      </w:pPr>
      <w:r w:rsidRPr="001A65C9">
        <w:rPr>
          <w:lang w:eastAsia="de-DE"/>
        </w:rPr>
        <w:t xml:space="preserve">Sicherstellung moderner, skalierbarer und effizienter Zugriffsmöglichkeiten </w:t>
      </w:r>
    </w:p>
    <w:p w14:paraId="27B13CBD" w14:textId="685D6FC6" w:rsidR="001A65C9" w:rsidRPr="001A65C9" w:rsidRDefault="001A65C9" w:rsidP="001A65C9">
      <w:pPr>
        <w:spacing w:after="120"/>
        <w:rPr>
          <w:lang w:eastAsia="de-DE"/>
        </w:rPr>
      </w:pPr>
      <w:r w:rsidRPr="001A65C9">
        <w:rPr>
          <w:b/>
          <w:bCs/>
          <w:lang w:eastAsia="de-DE"/>
        </w:rPr>
        <w:t>Informationsportale und Anwendungen</w:t>
      </w:r>
      <w:r w:rsidRPr="001A65C9">
        <w:rPr>
          <w:lang w:eastAsia="de-DE"/>
        </w:rPr>
        <w:t xml:space="preserve"> </w:t>
      </w:r>
    </w:p>
    <w:p w14:paraId="5573D415" w14:textId="77777777" w:rsidR="001A65C9" w:rsidRPr="001A65C9" w:rsidRDefault="001A65C9" w:rsidP="001A65C9">
      <w:pPr>
        <w:numPr>
          <w:ilvl w:val="0"/>
          <w:numId w:val="364"/>
        </w:numPr>
        <w:spacing w:after="120"/>
        <w:rPr>
          <w:lang w:eastAsia="de-DE"/>
        </w:rPr>
      </w:pPr>
      <w:r w:rsidRPr="001A65C9">
        <w:rPr>
          <w:lang w:eastAsia="de-DE"/>
        </w:rPr>
        <w:t xml:space="preserve">Betrieb nutzerfreundlicher Informationsportale für Verwaltung, Wirtschaft und Öffentlichkeit (z. B. Karten-, Kataster- und Transformationsdienste) </w:t>
      </w:r>
    </w:p>
    <w:p w14:paraId="579C1706" w14:textId="77777777" w:rsidR="001A65C9" w:rsidRPr="001A65C9" w:rsidRDefault="001A65C9" w:rsidP="001A65C9">
      <w:pPr>
        <w:numPr>
          <w:ilvl w:val="0"/>
          <w:numId w:val="364"/>
        </w:numPr>
        <w:spacing w:after="120"/>
        <w:rPr>
          <w:lang w:eastAsia="de-DE"/>
        </w:rPr>
      </w:pPr>
      <w:r w:rsidRPr="001A65C9">
        <w:rPr>
          <w:lang w:eastAsia="de-DE"/>
        </w:rPr>
        <w:lastRenderedPageBreak/>
        <w:t xml:space="preserve">Bereitstellung niederschwelliger Zugänge zu Geoinformationen und thematischen Anwendungen </w:t>
      </w:r>
    </w:p>
    <w:p w14:paraId="1A2C2284" w14:textId="5EC87EC9" w:rsidR="001A65C9" w:rsidRPr="001A65C9" w:rsidRDefault="001A65C9" w:rsidP="001A65C9">
      <w:pPr>
        <w:spacing w:after="120"/>
        <w:rPr>
          <w:lang w:eastAsia="de-DE"/>
        </w:rPr>
      </w:pPr>
      <w:r w:rsidRPr="001A65C9">
        <w:rPr>
          <w:b/>
          <w:bCs/>
          <w:lang w:eastAsia="de-DE"/>
        </w:rPr>
        <w:t>Kundenorientierung und Weiterentwicklung</w:t>
      </w:r>
      <w:r w:rsidRPr="001A65C9">
        <w:rPr>
          <w:lang w:eastAsia="de-DE"/>
        </w:rPr>
        <w:t xml:space="preserve"> </w:t>
      </w:r>
    </w:p>
    <w:p w14:paraId="2A34D38F" w14:textId="77777777" w:rsidR="001A65C9" w:rsidRPr="001A65C9" w:rsidRDefault="001A65C9" w:rsidP="001A65C9">
      <w:pPr>
        <w:numPr>
          <w:ilvl w:val="0"/>
          <w:numId w:val="365"/>
        </w:numPr>
        <w:spacing w:after="120"/>
        <w:rPr>
          <w:lang w:eastAsia="de-DE"/>
        </w:rPr>
      </w:pPr>
      <w:r w:rsidRPr="001A65C9">
        <w:rPr>
          <w:lang w:eastAsia="de-DE"/>
        </w:rPr>
        <w:t xml:space="preserve">Anpassung der Geodatenprodukte und Dienste an technische Entwicklungen, rechtliche Rahmenbedingungen und Nutzeranforderungen </w:t>
      </w:r>
    </w:p>
    <w:p w14:paraId="3BA176D3" w14:textId="4E4DDC8C" w:rsidR="007A1B92" w:rsidRDefault="001A65C9" w:rsidP="007A1B92">
      <w:pPr>
        <w:numPr>
          <w:ilvl w:val="0"/>
          <w:numId w:val="365"/>
        </w:numPr>
        <w:spacing w:after="120"/>
        <w:rPr>
          <w:lang w:eastAsia="de-DE"/>
        </w:rPr>
      </w:pPr>
      <w:r w:rsidRPr="001A65C9">
        <w:rPr>
          <w:lang w:eastAsia="de-DE"/>
        </w:rPr>
        <w:t>Förderung der breiten Nutzung von Geodaten in Verwaltung, Wirtschaft und Gesellschaft</w:t>
      </w:r>
    </w:p>
    <w:p w14:paraId="3AACD8D4" w14:textId="2E9E2B80" w:rsidR="007A1B92" w:rsidRDefault="007A1B92">
      <w:pPr>
        <w:pStyle w:val="2nummeriert"/>
        <w:rPr>
          <w:lang w:eastAsia="de-DE"/>
        </w:rPr>
        <w:pPrChange w:id="215" w:author="Steinkellner Claudia" w:date="2026-04-14T10:26:00Z">
          <w:pPr>
            <w:pStyle w:val="2nummeriert"/>
            <w:spacing w:after="120"/>
          </w:pPr>
        </w:pPrChange>
      </w:pPr>
      <w:bookmarkStart w:id="216" w:name="_Toc226466639"/>
      <w:r>
        <w:rPr>
          <w:lang w:eastAsia="de-DE"/>
        </w:rPr>
        <w:t>Schnittstellen und Kooperationen</w:t>
      </w:r>
      <w:bookmarkEnd w:id="216"/>
      <w:r>
        <w:rPr>
          <w:lang w:eastAsia="de-DE"/>
        </w:rPr>
        <w:t xml:space="preserve"> </w:t>
      </w:r>
    </w:p>
    <w:p w14:paraId="64954E05" w14:textId="77777777" w:rsidR="007A1B92" w:rsidRDefault="007A1B92" w:rsidP="007A1B92">
      <w:pPr>
        <w:spacing w:after="120"/>
        <w:rPr>
          <w:lang w:eastAsia="de-DE"/>
        </w:rPr>
      </w:pPr>
    </w:p>
    <w:p w14:paraId="14070E17" w14:textId="77777777" w:rsidR="007A1B92" w:rsidRPr="007A1B92" w:rsidRDefault="007A1B92" w:rsidP="007A1B92">
      <w:pPr>
        <w:spacing w:after="120"/>
        <w:rPr>
          <w:b/>
          <w:bCs/>
          <w:u w:val="single"/>
          <w:lang w:eastAsia="de-DE"/>
        </w:rPr>
      </w:pPr>
      <w:r w:rsidRPr="007A1B92">
        <w:rPr>
          <w:b/>
          <w:bCs/>
          <w:u w:val="single"/>
          <w:lang w:eastAsia="de-DE"/>
        </w:rPr>
        <w:t>Schnittstellen/Kooperationen BMWET</w:t>
      </w:r>
    </w:p>
    <w:p w14:paraId="6DB4505C" w14:textId="77777777" w:rsidR="007A1B92" w:rsidRPr="007A1B92" w:rsidRDefault="007A1B92" w:rsidP="007A1B92">
      <w:pPr>
        <w:spacing w:after="120"/>
        <w:rPr>
          <w:b/>
          <w:bCs/>
          <w:u w:val="single"/>
          <w:lang w:eastAsia="de-DE"/>
        </w:rPr>
      </w:pPr>
    </w:p>
    <w:p w14:paraId="397BC89E" w14:textId="77777777" w:rsidR="007A1B92" w:rsidRPr="007A1B92" w:rsidRDefault="007A1B92" w:rsidP="007A1B92">
      <w:pPr>
        <w:spacing w:after="120"/>
        <w:rPr>
          <w:b/>
          <w:bCs/>
          <w:u w:val="single"/>
          <w:lang w:eastAsia="de-DE"/>
        </w:rPr>
      </w:pPr>
      <w:r w:rsidRPr="007A1B92">
        <w:rPr>
          <w:b/>
          <w:bCs/>
          <w:u w:val="single"/>
          <w:lang w:eastAsia="de-DE"/>
        </w:rPr>
        <w:t>Schnittstellen/Kooperationen zu anderen Ministerien</w:t>
      </w:r>
    </w:p>
    <w:p w14:paraId="5CCC1E27" w14:textId="77777777" w:rsidR="007A1B92" w:rsidRPr="007A1B92" w:rsidRDefault="007A1B92" w:rsidP="007A1B92">
      <w:pPr>
        <w:spacing w:after="120"/>
        <w:rPr>
          <w:b/>
          <w:bCs/>
          <w:u w:val="single"/>
          <w:lang w:eastAsia="de-DE"/>
        </w:rPr>
      </w:pPr>
    </w:p>
    <w:p w14:paraId="1DADA652" w14:textId="77777777" w:rsidR="007A1B92" w:rsidRPr="007A1B92" w:rsidRDefault="007A1B92" w:rsidP="007A1B92">
      <w:pPr>
        <w:spacing w:after="120"/>
        <w:rPr>
          <w:b/>
          <w:bCs/>
          <w:u w:val="single"/>
          <w:lang w:eastAsia="de-DE"/>
        </w:rPr>
      </w:pPr>
      <w:r w:rsidRPr="007A1B92">
        <w:rPr>
          <w:b/>
          <w:bCs/>
          <w:u w:val="single"/>
          <w:lang w:eastAsia="de-DE"/>
        </w:rPr>
        <w:t>Schnittstellen/Kooperation zu anderen Gebietskörperschaften</w:t>
      </w:r>
    </w:p>
    <w:p w14:paraId="29D25DB3" w14:textId="77777777" w:rsidR="007A1B92" w:rsidRPr="007A1B92" w:rsidRDefault="007A1B92" w:rsidP="007A1B92">
      <w:pPr>
        <w:spacing w:after="120"/>
        <w:rPr>
          <w:b/>
          <w:bCs/>
          <w:u w:val="single"/>
          <w:lang w:eastAsia="de-DE"/>
        </w:rPr>
      </w:pPr>
    </w:p>
    <w:p w14:paraId="1BABE40B" w14:textId="06616191" w:rsidR="007A1B92" w:rsidRPr="007A1B92" w:rsidRDefault="007A1B92" w:rsidP="007A1B92">
      <w:pPr>
        <w:spacing w:after="120"/>
        <w:rPr>
          <w:b/>
          <w:bCs/>
          <w:u w:val="single"/>
          <w:lang w:eastAsia="de-DE"/>
        </w:rPr>
      </w:pPr>
      <w:r w:rsidRPr="007A1B92">
        <w:rPr>
          <w:b/>
          <w:bCs/>
          <w:u w:val="single"/>
          <w:lang w:eastAsia="de-DE"/>
        </w:rPr>
        <w:t>Schnittstellen/Kooperation zu internationalen Gremien</w:t>
      </w:r>
    </w:p>
    <w:p w14:paraId="281D04AC" w14:textId="77777777" w:rsidR="00301A0E" w:rsidRDefault="005E789D" w:rsidP="00DE619E">
      <w:pPr>
        <w:pStyle w:val="1nummeriert"/>
      </w:pPr>
      <w:bookmarkStart w:id="217" w:name="_Toc226466640"/>
      <w:r>
        <w:lastRenderedPageBreak/>
        <w:t>Gruppe Kataster</w:t>
      </w:r>
      <w:bookmarkEnd w:id="217"/>
    </w:p>
    <w:p w14:paraId="324CB870" w14:textId="1B55C4CC" w:rsidR="001A65C9" w:rsidRDefault="001A65C9" w:rsidP="00DE619E">
      <w:pPr>
        <w:pStyle w:val="2nummeriert"/>
      </w:pPr>
      <w:bookmarkStart w:id="218" w:name="_Toc226466641"/>
      <w:r>
        <w:t>Organigramm</w:t>
      </w:r>
      <w:bookmarkEnd w:id="218"/>
    </w:p>
    <w:p w14:paraId="694E39EB" w14:textId="23686C33" w:rsidR="001A65C9" w:rsidRPr="001A65C9" w:rsidRDefault="001A65C9" w:rsidP="001A65C9">
      <w:r>
        <w:rPr>
          <w:noProof/>
          <w14:numForm w14:val="default"/>
        </w:rPr>
        <w:drawing>
          <wp:inline distT="0" distB="0" distL="0" distR="0" wp14:anchorId="780BA216" wp14:editId="79407C2C">
            <wp:extent cx="6515735" cy="4197849"/>
            <wp:effectExtent l="0" t="0" r="0" b="0"/>
            <wp:docPr id="177365010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0104" name="Grafik 1773650104"/>
                    <pic:cNvPicPr/>
                  </pic:nvPicPr>
                  <pic:blipFill>
                    <a:blip r:embed="rId17">
                      <a:extLst>
                        <a:ext uri="{28A0092B-C50C-407E-A947-70E740481C1C}">
                          <a14:useLocalDpi xmlns:a14="http://schemas.microsoft.com/office/drawing/2010/main" val="0"/>
                        </a:ext>
                      </a:extLst>
                    </a:blip>
                    <a:stretch>
                      <a:fillRect/>
                    </a:stretch>
                  </pic:blipFill>
                  <pic:spPr>
                    <a:xfrm>
                      <a:off x="0" y="0"/>
                      <a:ext cx="6534938" cy="4210220"/>
                    </a:xfrm>
                    <a:prstGeom prst="rect">
                      <a:avLst/>
                    </a:prstGeom>
                  </pic:spPr>
                </pic:pic>
              </a:graphicData>
            </a:graphic>
          </wp:inline>
        </w:drawing>
      </w:r>
    </w:p>
    <w:p w14:paraId="7C4908DB" w14:textId="2AAD36FB" w:rsidR="008601B9" w:rsidRPr="008601B9" w:rsidRDefault="00395E88" w:rsidP="00DE619E">
      <w:pPr>
        <w:pStyle w:val="2nummeriert"/>
      </w:pPr>
      <w:bookmarkStart w:id="219" w:name="_Toc226466642"/>
      <w:r>
        <w:t>Stab Kataster</w:t>
      </w:r>
      <w:bookmarkEnd w:id="219"/>
    </w:p>
    <w:p w14:paraId="5985AA34" w14:textId="118EC2D9" w:rsidR="006670D5" w:rsidRDefault="008601B9" w:rsidP="00395E88">
      <w:pPr>
        <w:spacing w:after="0"/>
        <w:rPr>
          <w:rFonts w:eastAsia="Times New Roman" w:cs="Times New Roman"/>
          <w:szCs w:val="24"/>
          <w:lang w:eastAsia="de-AT"/>
        </w:rPr>
      </w:pPr>
      <w:r w:rsidRPr="008601B9">
        <w:rPr>
          <w:rFonts w:eastAsia="Times New Roman" w:cs="Times New Roman"/>
          <w:szCs w:val="24"/>
          <w:lang w:eastAsia="de-AT"/>
        </w:rPr>
        <w:t xml:space="preserve">Die bundesweite Koordination und Steuerung der Vermessungsämter und ihrer Dienstleistungs- und Service-Prozesse </w:t>
      </w:r>
      <w:r w:rsidR="00395E88" w:rsidRPr="008601B9">
        <w:rPr>
          <w:rFonts w:eastAsia="Times New Roman" w:cs="Times New Roman"/>
          <w:szCs w:val="24"/>
          <w:lang w:eastAsia="de-AT"/>
        </w:rPr>
        <w:t>erfolgten</w:t>
      </w:r>
      <w:r w:rsidRPr="008601B9">
        <w:rPr>
          <w:rFonts w:eastAsia="Times New Roman" w:cs="Times New Roman"/>
          <w:szCs w:val="24"/>
          <w:lang w:eastAsia="de-AT"/>
        </w:rPr>
        <w:t xml:space="preserve"> zentral durch die Gruppe Kataster</w:t>
      </w:r>
      <w:r w:rsidR="00395E88">
        <w:rPr>
          <w:rFonts w:eastAsia="Times New Roman" w:cs="Times New Roman"/>
          <w:szCs w:val="24"/>
          <w:lang w:eastAsia="de-AT"/>
        </w:rPr>
        <w:t>:</w:t>
      </w:r>
      <w:r w:rsidRPr="008601B9">
        <w:rPr>
          <w:rFonts w:eastAsia="Times New Roman" w:cs="Times New Roman"/>
          <w:szCs w:val="24"/>
          <w:lang w:eastAsia="de-AT"/>
        </w:rPr>
        <w:t xml:space="preserve"> </w:t>
      </w:r>
    </w:p>
    <w:p w14:paraId="65DF806A" w14:textId="77777777" w:rsidR="00395E88" w:rsidRDefault="00395E88" w:rsidP="00395E88">
      <w:pPr>
        <w:spacing w:after="0" w:line="240" w:lineRule="auto"/>
        <w:rPr>
          <w:rFonts w:eastAsia="Times New Roman" w:cs="Times New Roman"/>
          <w:szCs w:val="24"/>
          <w:lang w:eastAsia="de-AT"/>
        </w:rPr>
      </w:pPr>
    </w:p>
    <w:p w14:paraId="7CB70251" w14:textId="48E62108" w:rsidR="00395E88" w:rsidRPr="00395E88" w:rsidRDefault="00395E88" w:rsidP="00395E88">
      <w:pPr>
        <w:spacing w:after="120"/>
        <w:rPr>
          <w:rFonts w:eastAsia="Times New Roman" w:cs="Times New Roman"/>
          <w:szCs w:val="24"/>
          <w:lang w:eastAsia="de-AT"/>
        </w:rPr>
      </w:pPr>
      <w:r w:rsidRPr="00395E88">
        <w:rPr>
          <w:rFonts w:eastAsia="Times New Roman" w:cs="Times New Roman"/>
          <w:b/>
          <w:bCs/>
          <w:szCs w:val="24"/>
          <w:lang w:eastAsia="de-AT"/>
        </w:rPr>
        <w:t>Steuerung und Koordination</w:t>
      </w:r>
      <w:r w:rsidRPr="00395E88">
        <w:rPr>
          <w:rFonts w:eastAsia="Times New Roman" w:cs="Times New Roman"/>
          <w:szCs w:val="24"/>
          <w:lang w:eastAsia="de-AT"/>
        </w:rPr>
        <w:t xml:space="preserve"> </w:t>
      </w:r>
    </w:p>
    <w:p w14:paraId="13E0D337" w14:textId="77777777" w:rsidR="00395E88" w:rsidRPr="00395E88" w:rsidRDefault="00395E88" w:rsidP="00395E88">
      <w:pPr>
        <w:numPr>
          <w:ilvl w:val="0"/>
          <w:numId w:val="366"/>
        </w:numPr>
        <w:spacing w:after="120"/>
        <w:rPr>
          <w:rFonts w:eastAsia="Times New Roman" w:cs="Times New Roman"/>
          <w:szCs w:val="24"/>
          <w:lang w:eastAsia="de-AT"/>
        </w:rPr>
      </w:pPr>
      <w:r w:rsidRPr="00395E88">
        <w:rPr>
          <w:rFonts w:eastAsia="Times New Roman" w:cs="Times New Roman"/>
          <w:szCs w:val="24"/>
          <w:lang w:eastAsia="de-AT"/>
        </w:rPr>
        <w:t xml:space="preserve">Zentrale bundesweite Koordination und Fachaufsicht über die Vermessungsämter und zugehörige Organisationseinheiten </w:t>
      </w:r>
    </w:p>
    <w:p w14:paraId="3313AD23" w14:textId="77777777" w:rsidR="00395E88" w:rsidRPr="00395E88" w:rsidRDefault="00395E88" w:rsidP="00395E88">
      <w:pPr>
        <w:numPr>
          <w:ilvl w:val="0"/>
          <w:numId w:val="366"/>
        </w:numPr>
        <w:spacing w:after="120"/>
        <w:rPr>
          <w:rFonts w:eastAsia="Times New Roman" w:cs="Times New Roman"/>
          <w:szCs w:val="24"/>
          <w:lang w:eastAsia="de-AT"/>
        </w:rPr>
      </w:pPr>
      <w:r w:rsidRPr="00395E88">
        <w:rPr>
          <w:rFonts w:eastAsia="Times New Roman" w:cs="Times New Roman"/>
          <w:szCs w:val="24"/>
          <w:lang w:eastAsia="de-AT"/>
        </w:rPr>
        <w:t xml:space="preserve">Sicherstellung einheitlicher Abläufe und effizienten Dienstbetriebs </w:t>
      </w:r>
    </w:p>
    <w:p w14:paraId="14E5EE7C" w14:textId="0AEEAEEC" w:rsidR="00395E88" w:rsidRPr="00395E88" w:rsidRDefault="00395E88" w:rsidP="00395E88">
      <w:pPr>
        <w:spacing w:after="120"/>
        <w:rPr>
          <w:rFonts w:eastAsia="Times New Roman" w:cs="Times New Roman"/>
          <w:szCs w:val="24"/>
          <w:lang w:eastAsia="de-AT"/>
        </w:rPr>
      </w:pPr>
      <w:r w:rsidRPr="00395E88">
        <w:rPr>
          <w:rFonts w:eastAsia="Times New Roman" w:cs="Times New Roman"/>
          <w:b/>
          <w:bCs/>
          <w:szCs w:val="24"/>
          <w:lang w:eastAsia="de-AT"/>
        </w:rPr>
        <w:t>Strategie und Qualitätsmanagement</w:t>
      </w:r>
      <w:r w:rsidRPr="00395E88">
        <w:rPr>
          <w:rFonts w:eastAsia="Times New Roman" w:cs="Times New Roman"/>
          <w:szCs w:val="24"/>
          <w:lang w:eastAsia="de-AT"/>
        </w:rPr>
        <w:t xml:space="preserve"> </w:t>
      </w:r>
    </w:p>
    <w:p w14:paraId="53FACB8F" w14:textId="77777777" w:rsidR="00395E88" w:rsidRPr="00395E88" w:rsidRDefault="00395E88" w:rsidP="00395E88">
      <w:pPr>
        <w:numPr>
          <w:ilvl w:val="0"/>
          <w:numId w:val="367"/>
        </w:numPr>
        <w:spacing w:after="120"/>
        <w:rPr>
          <w:rFonts w:eastAsia="Times New Roman" w:cs="Times New Roman"/>
          <w:szCs w:val="24"/>
          <w:lang w:eastAsia="de-AT"/>
        </w:rPr>
      </w:pPr>
      <w:r w:rsidRPr="00395E88">
        <w:rPr>
          <w:rFonts w:eastAsia="Times New Roman" w:cs="Times New Roman"/>
          <w:szCs w:val="24"/>
          <w:lang w:eastAsia="de-AT"/>
        </w:rPr>
        <w:t xml:space="preserve">Strategische Planung, Zielvorgaben sowie kontinuierliche Evaluierung und Optimierung der Arbeitsprozesse </w:t>
      </w:r>
    </w:p>
    <w:p w14:paraId="576015D9" w14:textId="77777777" w:rsidR="00395E88" w:rsidRPr="00395E88" w:rsidRDefault="00395E88" w:rsidP="00395E88">
      <w:pPr>
        <w:numPr>
          <w:ilvl w:val="0"/>
          <w:numId w:val="367"/>
        </w:numPr>
        <w:spacing w:after="120"/>
        <w:rPr>
          <w:rFonts w:eastAsia="Times New Roman" w:cs="Times New Roman"/>
          <w:szCs w:val="24"/>
          <w:lang w:eastAsia="de-AT"/>
        </w:rPr>
      </w:pPr>
      <w:r w:rsidRPr="00395E88">
        <w:rPr>
          <w:rFonts w:eastAsia="Times New Roman" w:cs="Times New Roman"/>
          <w:szCs w:val="24"/>
          <w:lang w:eastAsia="de-AT"/>
        </w:rPr>
        <w:t xml:space="preserve">Führung des Qualitäts- und Beschwerdemanagements </w:t>
      </w:r>
    </w:p>
    <w:p w14:paraId="1C330B10" w14:textId="2F990438" w:rsidR="00395E88" w:rsidRPr="00395E88" w:rsidRDefault="00395E88" w:rsidP="00395E88">
      <w:pPr>
        <w:spacing w:after="120"/>
        <w:rPr>
          <w:rFonts w:eastAsia="Times New Roman" w:cs="Times New Roman"/>
          <w:szCs w:val="24"/>
          <w:lang w:eastAsia="de-AT"/>
        </w:rPr>
      </w:pPr>
      <w:r w:rsidRPr="00395E88">
        <w:rPr>
          <w:rFonts w:eastAsia="Times New Roman" w:cs="Times New Roman"/>
          <w:b/>
          <w:bCs/>
          <w:szCs w:val="24"/>
          <w:lang w:eastAsia="de-AT"/>
        </w:rPr>
        <w:t>Fachliche Unterstützung und Organisation</w:t>
      </w:r>
      <w:r w:rsidRPr="00395E88">
        <w:rPr>
          <w:rFonts w:eastAsia="Times New Roman" w:cs="Times New Roman"/>
          <w:szCs w:val="24"/>
          <w:lang w:eastAsia="de-AT"/>
        </w:rPr>
        <w:t xml:space="preserve"> </w:t>
      </w:r>
    </w:p>
    <w:p w14:paraId="6D3C277F" w14:textId="77777777" w:rsidR="00395E88" w:rsidRPr="00395E88" w:rsidRDefault="00395E88" w:rsidP="00395E88">
      <w:pPr>
        <w:numPr>
          <w:ilvl w:val="0"/>
          <w:numId w:val="368"/>
        </w:numPr>
        <w:spacing w:after="120"/>
        <w:rPr>
          <w:rFonts w:eastAsia="Times New Roman" w:cs="Times New Roman"/>
          <w:szCs w:val="24"/>
          <w:lang w:eastAsia="de-AT"/>
        </w:rPr>
      </w:pPr>
      <w:r w:rsidRPr="00395E88">
        <w:rPr>
          <w:rFonts w:eastAsia="Times New Roman" w:cs="Times New Roman"/>
          <w:szCs w:val="24"/>
          <w:lang w:eastAsia="de-AT"/>
        </w:rPr>
        <w:lastRenderedPageBreak/>
        <w:t xml:space="preserve">Erstellung von Richtlinien, fachliche Beratung sowie Organisation von Schulungen und Informationsveranstaltungen </w:t>
      </w:r>
    </w:p>
    <w:p w14:paraId="37C4264D" w14:textId="77777777" w:rsidR="00395E88" w:rsidRPr="00395E88" w:rsidRDefault="00395E88" w:rsidP="00395E88">
      <w:pPr>
        <w:numPr>
          <w:ilvl w:val="0"/>
          <w:numId w:val="368"/>
        </w:numPr>
        <w:spacing w:after="120"/>
        <w:rPr>
          <w:rFonts w:eastAsia="Times New Roman" w:cs="Times New Roman"/>
          <w:szCs w:val="24"/>
          <w:lang w:eastAsia="de-AT"/>
        </w:rPr>
      </w:pPr>
      <w:r w:rsidRPr="00395E88">
        <w:rPr>
          <w:rFonts w:eastAsia="Times New Roman" w:cs="Times New Roman"/>
          <w:szCs w:val="24"/>
          <w:lang w:eastAsia="de-AT"/>
        </w:rPr>
        <w:t xml:space="preserve">Sicherstellung der notwendigen Ressourcen und Infrastruktur </w:t>
      </w:r>
    </w:p>
    <w:p w14:paraId="7AFE38DA" w14:textId="01446B70" w:rsidR="00395E88" w:rsidRPr="00395E88" w:rsidRDefault="00395E88" w:rsidP="00395E88">
      <w:pPr>
        <w:spacing w:after="120"/>
        <w:rPr>
          <w:rFonts w:eastAsia="Times New Roman" w:cs="Times New Roman"/>
          <w:szCs w:val="24"/>
          <w:lang w:eastAsia="de-AT"/>
        </w:rPr>
      </w:pPr>
      <w:r w:rsidRPr="00395E88">
        <w:rPr>
          <w:rFonts w:eastAsia="Times New Roman" w:cs="Times New Roman"/>
          <w:b/>
          <w:bCs/>
          <w:szCs w:val="24"/>
          <w:lang w:eastAsia="de-AT"/>
        </w:rPr>
        <w:t>Kooperation und Vertretung</w:t>
      </w:r>
      <w:r w:rsidRPr="00395E88">
        <w:rPr>
          <w:rFonts w:eastAsia="Times New Roman" w:cs="Times New Roman"/>
          <w:szCs w:val="24"/>
          <w:lang w:eastAsia="de-AT"/>
        </w:rPr>
        <w:t xml:space="preserve"> </w:t>
      </w:r>
    </w:p>
    <w:p w14:paraId="05D7FE15" w14:textId="77777777" w:rsidR="00395E88" w:rsidRPr="00395E88" w:rsidRDefault="00395E88" w:rsidP="00395E88">
      <w:pPr>
        <w:numPr>
          <w:ilvl w:val="0"/>
          <w:numId w:val="369"/>
        </w:numPr>
        <w:spacing w:after="120"/>
        <w:rPr>
          <w:rFonts w:eastAsia="Times New Roman" w:cs="Times New Roman"/>
          <w:szCs w:val="24"/>
          <w:lang w:eastAsia="de-AT"/>
        </w:rPr>
      </w:pPr>
      <w:r w:rsidRPr="00395E88">
        <w:rPr>
          <w:rFonts w:eastAsia="Times New Roman" w:cs="Times New Roman"/>
          <w:szCs w:val="24"/>
          <w:lang w:eastAsia="de-AT"/>
        </w:rPr>
        <w:t xml:space="preserve">Zusammenarbeit mit internen und externen Partnern sowie internationalen Organisationen </w:t>
      </w:r>
    </w:p>
    <w:p w14:paraId="4028F8EF" w14:textId="7441D3EA" w:rsidR="00395E88" w:rsidRPr="00395E88" w:rsidRDefault="00395E88" w:rsidP="00395E88">
      <w:pPr>
        <w:numPr>
          <w:ilvl w:val="0"/>
          <w:numId w:val="369"/>
        </w:numPr>
        <w:spacing w:after="120"/>
        <w:rPr>
          <w:rFonts w:eastAsia="Times New Roman" w:cs="Times New Roman"/>
          <w:szCs w:val="24"/>
          <w:lang w:eastAsia="de-AT"/>
        </w:rPr>
      </w:pPr>
      <w:r w:rsidRPr="00395E88">
        <w:rPr>
          <w:rFonts w:eastAsia="Times New Roman" w:cs="Times New Roman"/>
          <w:szCs w:val="24"/>
          <w:lang w:eastAsia="de-AT"/>
        </w:rPr>
        <w:t>Mitwirkung bei rechtlichen Rahmenbedingungen und Vertretung des BEV in Fachgremien</w:t>
      </w:r>
    </w:p>
    <w:p w14:paraId="77DF7D5B" w14:textId="24FEB7ED" w:rsidR="006670D5" w:rsidRPr="00395E88" w:rsidRDefault="00395E88">
      <w:pPr>
        <w:pStyle w:val="2nummeriert"/>
        <w:rPr>
          <w:rFonts w:eastAsia="Times New Roman"/>
          <w:lang w:eastAsia="de-AT"/>
        </w:rPr>
        <w:pPrChange w:id="220" w:author="Steinkellner Claudia" w:date="2026-04-14T10:26:00Z">
          <w:pPr>
            <w:pStyle w:val="2nummeriert"/>
            <w:autoSpaceDE w:val="0"/>
            <w:autoSpaceDN w:val="0"/>
            <w:adjustRightInd w:val="0"/>
            <w:spacing w:line="240" w:lineRule="auto"/>
            <w:contextualSpacing/>
          </w:pPr>
        </w:pPrChange>
      </w:pPr>
      <w:bookmarkStart w:id="221" w:name="_Toc226466643"/>
      <w:r w:rsidRPr="00395E88">
        <w:rPr>
          <w:rFonts w:eastAsia="Times New Roman"/>
          <w:lang w:eastAsia="de-AT"/>
        </w:rPr>
        <w:t>Vermessungsämter</w:t>
      </w:r>
      <w:bookmarkEnd w:id="221"/>
    </w:p>
    <w:p w14:paraId="18B10106" w14:textId="77777777" w:rsidR="008601B9" w:rsidRPr="008601B9" w:rsidRDefault="008601B9" w:rsidP="008601B9">
      <w:pPr>
        <w:spacing w:after="0" w:line="240" w:lineRule="auto"/>
        <w:rPr>
          <w:rFonts w:eastAsia="Times New Roman" w:cs="Times New Roman"/>
          <w:szCs w:val="24"/>
          <w:lang w:eastAsia="de-AT"/>
        </w:rPr>
      </w:pPr>
    </w:p>
    <w:p w14:paraId="5980F501" w14:textId="77777777" w:rsidR="008601B9" w:rsidRPr="008601B9" w:rsidRDefault="008601B9" w:rsidP="00395E88">
      <w:pPr>
        <w:spacing w:after="120" w:line="25" w:lineRule="atLeast"/>
        <w:rPr>
          <w:rFonts w:eastAsia="Times New Roman" w:cs="Times New Roman"/>
          <w:szCs w:val="24"/>
          <w:lang w:eastAsia="de-AT"/>
        </w:rPr>
      </w:pPr>
      <w:r w:rsidRPr="008601B9">
        <w:rPr>
          <w:rFonts w:eastAsia="Times New Roman" w:cs="Times New Roman"/>
          <w:szCs w:val="24"/>
          <w:lang w:eastAsia="de-AT"/>
        </w:rPr>
        <w:t xml:space="preserve">Die Aufgaben der </w:t>
      </w:r>
      <w:r w:rsidRPr="008601B9">
        <w:rPr>
          <w:rFonts w:cs="Arial"/>
        </w:rPr>
        <w:t xml:space="preserve">Vermessungsämter </w:t>
      </w:r>
      <w:r w:rsidRPr="008601B9">
        <w:rPr>
          <w:rFonts w:eastAsia="Times New Roman" w:cs="Times New Roman"/>
          <w:szCs w:val="24"/>
          <w:lang w:eastAsia="de-AT"/>
        </w:rPr>
        <w:t>gliedern sich in folgende Amsthandlungen und Dienstleistungsprozesse:</w:t>
      </w:r>
    </w:p>
    <w:p w14:paraId="10315F80" w14:textId="76BBEDB7" w:rsidR="00395E88" w:rsidRPr="00395E88" w:rsidRDefault="00395E88" w:rsidP="00395E88">
      <w:pPr>
        <w:spacing w:after="120" w:line="25" w:lineRule="atLeast"/>
        <w:rPr>
          <w:rFonts w:eastAsia="Times New Roman" w:cs="Times New Roman"/>
          <w:szCs w:val="24"/>
          <w:lang w:eastAsia="de-DE"/>
        </w:rPr>
      </w:pPr>
      <w:r>
        <w:rPr>
          <w:rFonts w:eastAsia="Times New Roman" w:cs="Times New Roman"/>
          <w:snapToGrid w:val="0"/>
          <w:color w:val="000000"/>
          <w:szCs w:val="24"/>
          <w:lang w:eastAsia="de-AT"/>
        </w:rPr>
        <w:br/>
      </w:r>
      <w:r w:rsidRPr="00395E88">
        <w:rPr>
          <w:rFonts w:eastAsia="Times New Roman" w:cs="Times New Roman"/>
          <w:b/>
          <w:bCs/>
          <w:szCs w:val="24"/>
          <w:lang w:eastAsia="de-DE"/>
        </w:rPr>
        <w:t>Katasterführung und Amtshandlungen</w:t>
      </w:r>
      <w:r w:rsidRPr="00395E88">
        <w:rPr>
          <w:rFonts w:eastAsia="Times New Roman" w:cs="Times New Roman"/>
          <w:szCs w:val="24"/>
          <w:lang w:eastAsia="de-DE"/>
        </w:rPr>
        <w:t xml:space="preserve"> </w:t>
      </w:r>
    </w:p>
    <w:p w14:paraId="51297E27" w14:textId="77777777" w:rsidR="00395E88" w:rsidRPr="00395E88" w:rsidRDefault="00395E88" w:rsidP="00395E88">
      <w:pPr>
        <w:numPr>
          <w:ilvl w:val="0"/>
          <w:numId w:val="370"/>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Führung des Katasters und des digitalen Katasterarchivs </w:t>
      </w:r>
    </w:p>
    <w:p w14:paraId="3FD9710A" w14:textId="77777777" w:rsidR="00395E88" w:rsidRPr="00395E88" w:rsidRDefault="00395E88" w:rsidP="00395E88">
      <w:pPr>
        <w:numPr>
          <w:ilvl w:val="0"/>
          <w:numId w:val="370"/>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Durchführung katasterbezogener Verfahren (z. B. Planprüfung, Grenzkataster, Beurkundungen, Grenzvermessungen, Berichtigungen) </w:t>
      </w:r>
    </w:p>
    <w:p w14:paraId="13D2626E" w14:textId="77777777" w:rsidR="00395E88" w:rsidRPr="00395E88" w:rsidRDefault="00395E88" w:rsidP="00395E88">
      <w:pPr>
        <w:numPr>
          <w:ilvl w:val="0"/>
          <w:numId w:val="370"/>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Aktualisierung von Nutzungen, Benützungsarten und Bearbeitung von Bodenbewegungen </w:t>
      </w:r>
    </w:p>
    <w:p w14:paraId="0916C89E" w14:textId="7762A0B8" w:rsidR="00395E88" w:rsidRPr="00395E88" w:rsidRDefault="00395E88" w:rsidP="00395E88">
      <w:pPr>
        <w:spacing w:after="120" w:line="25" w:lineRule="atLeast"/>
        <w:rPr>
          <w:rFonts w:eastAsia="Times New Roman" w:cs="Times New Roman"/>
          <w:szCs w:val="24"/>
          <w:lang w:eastAsia="de-DE"/>
        </w:rPr>
      </w:pPr>
      <w:r w:rsidRPr="00395E88">
        <w:rPr>
          <w:rFonts w:eastAsia="Times New Roman" w:cs="Times New Roman"/>
          <w:b/>
          <w:bCs/>
          <w:szCs w:val="24"/>
          <w:lang w:eastAsia="de-DE"/>
        </w:rPr>
        <w:t>Beratung und Service</w:t>
      </w:r>
      <w:r w:rsidRPr="00395E88">
        <w:rPr>
          <w:rFonts w:eastAsia="Times New Roman" w:cs="Times New Roman"/>
          <w:szCs w:val="24"/>
          <w:lang w:eastAsia="de-DE"/>
        </w:rPr>
        <w:t xml:space="preserve"> </w:t>
      </w:r>
    </w:p>
    <w:p w14:paraId="4A1B00C8" w14:textId="77777777" w:rsidR="00395E88" w:rsidRPr="00395E88" w:rsidRDefault="00395E88" w:rsidP="00395E88">
      <w:pPr>
        <w:numPr>
          <w:ilvl w:val="0"/>
          <w:numId w:val="371"/>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Information und Beratung von Grundstückseigentümerinnen und -eigentümern </w:t>
      </w:r>
    </w:p>
    <w:p w14:paraId="08F9D905" w14:textId="77777777" w:rsidR="00395E88" w:rsidRPr="00395E88" w:rsidRDefault="00395E88" w:rsidP="00395E88">
      <w:pPr>
        <w:numPr>
          <w:ilvl w:val="0"/>
          <w:numId w:val="371"/>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Unterstützung von Behörden, Wirtschaft und Bürgern in Katasterangelegenheiten </w:t>
      </w:r>
    </w:p>
    <w:p w14:paraId="7407388E" w14:textId="59BD7A86" w:rsidR="00395E88" w:rsidRPr="00395E88" w:rsidRDefault="00395E88" w:rsidP="00395E88">
      <w:pPr>
        <w:spacing w:after="120" w:line="25" w:lineRule="atLeast"/>
        <w:rPr>
          <w:rFonts w:eastAsia="Times New Roman" w:cs="Times New Roman"/>
          <w:szCs w:val="24"/>
          <w:lang w:eastAsia="de-DE"/>
        </w:rPr>
      </w:pPr>
      <w:r w:rsidRPr="00395E88">
        <w:rPr>
          <w:rFonts w:eastAsia="Times New Roman" w:cs="Times New Roman"/>
          <w:b/>
          <w:bCs/>
          <w:szCs w:val="24"/>
          <w:lang w:eastAsia="de-DE"/>
        </w:rPr>
        <w:t>Datenpflege und Zusammenarbeit</w:t>
      </w:r>
      <w:r w:rsidRPr="00395E88">
        <w:rPr>
          <w:rFonts w:eastAsia="Times New Roman" w:cs="Times New Roman"/>
          <w:szCs w:val="24"/>
          <w:lang w:eastAsia="de-DE"/>
        </w:rPr>
        <w:t xml:space="preserve"> </w:t>
      </w:r>
    </w:p>
    <w:p w14:paraId="54119213" w14:textId="77777777" w:rsidR="00395E88" w:rsidRPr="00395E88" w:rsidRDefault="00395E88" w:rsidP="00395E88">
      <w:pPr>
        <w:numPr>
          <w:ilvl w:val="0"/>
          <w:numId w:val="372"/>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Mitwirkung bei der Aktualisierung zentraler Geodaten (Festpunkte, DLM, kartographische Modelle) </w:t>
      </w:r>
    </w:p>
    <w:p w14:paraId="411DD1B9" w14:textId="77777777" w:rsidR="00395E88" w:rsidRPr="00395E88" w:rsidRDefault="00395E88" w:rsidP="00395E88">
      <w:pPr>
        <w:numPr>
          <w:ilvl w:val="0"/>
          <w:numId w:val="372"/>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Zusammenarbeit mit anderen Fachabteilungen sowie Mitwirkung bei Staatsgrenzen- und Bodenschätzungsaufgaben </w:t>
      </w:r>
    </w:p>
    <w:p w14:paraId="3003727C" w14:textId="3CED4FDF" w:rsidR="00395E88" w:rsidRPr="00395E88" w:rsidRDefault="00395E88" w:rsidP="00395E88">
      <w:pPr>
        <w:spacing w:after="120" w:line="25" w:lineRule="atLeast"/>
        <w:rPr>
          <w:rFonts w:eastAsia="Times New Roman" w:cs="Times New Roman"/>
          <w:szCs w:val="24"/>
          <w:lang w:eastAsia="de-DE"/>
        </w:rPr>
      </w:pPr>
      <w:r w:rsidRPr="00395E88">
        <w:rPr>
          <w:rFonts w:eastAsia="Times New Roman" w:cs="Times New Roman"/>
          <w:b/>
          <w:bCs/>
          <w:szCs w:val="24"/>
          <w:lang w:eastAsia="de-DE"/>
        </w:rPr>
        <w:t>Ziele und Wirkung</w:t>
      </w:r>
      <w:r w:rsidRPr="00395E88">
        <w:rPr>
          <w:rFonts w:eastAsia="Times New Roman" w:cs="Times New Roman"/>
          <w:szCs w:val="24"/>
          <w:lang w:eastAsia="de-DE"/>
        </w:rPr>
        <w:t xml:space="preserve"> </w:t>
      </w:r>
    </w:p>
    <w:p w14:paraId="0F4BD571" w14:textId="77777777" w:rsidR="00395E88" w:rsidRPr="00395E88" w:rsidRDefault="00395E88" w:rsidP="00395E88">
      <w:pPr>
        <w:numPr>
          <w:ilvl w:val="0"/>
          <w:numId w:val="373"/>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Sicherstellung von Eigentumsschutz, Grenzsicherheit und Transparenz im Grundstücksverkehr </w:t>
      </w:r>
    </w:p>
    <w:p w14:paraId="6B481415" w14:textId="77777777" w:rsidR="00395E88" w:rsidRPr="00395E88" w:rsidRDefault="00395E88" w:rsidP="00395E88">
      <w:pPr>
        <w:numPr>
          <w:ilvl w:val="0"/>
          <w:numId w:val="373"/>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Bereitstellung aktueller, verlässlicher und flächendeckender Geodaten als Grundlage für Verwaltung, Wirtschaft und Planung </w:t>
      </w:r>
    </w:p>
    <w:p w14:paraId="47376722" w14:textId="28DCC59B" w:rsidR="00395E88" w:rsidRPr="00395E88" w:rsidRDefault="00395E88" w:rsidP="00395E88">
      <w:pPr>
        <w:spacing w:after="120" w:line="25" w:lineRule="atLeast"/>
        <w:rPr>
          <w:rFonts w:eastAsia="Times New Roman" w:cs="Times New Roman"/>
          <w:szCs w:val="24"/>
          <w:lang w:eastAsia="de-DE"/>
        </w:rPr>
      </w:pPr>
      <w:r w:rsidRPr="00395E88">
        <w:rPr>
          <w:rFonts w:eastAsia="Times New Roman" w:cs="Times New Roman"/>
          <w:b/>
          <w:bCs/>
          <w:szCs w:val="24"/>
          <w:lang w:eastAsia="de-DE"/>
        </w:rPr>
        <w:t>Gesellschaftlicher Nutzen</w:t>
      </w:r>
      <w:r w:rsidRPr="00395E88">
        <w:rPr>
          <w:rFonts w:eastAsia="Times New Roman" w:cs="Times New Roman"/>
          <w:szCs w:val="24"/>
          <w:lang w:eastAsia="de-DE"/>
        </w:rPr>
        <w:t xml:space="preserve"> </w:t>
      </w:r>
    </w:p>
    <w:p w14:paraId="337C66C8" w14:textId="77777777" w:rsidR="00395E88" w:rsidRPr="00395E88" w:rsidRDefault="00395E88" w:rsidP="00395E88">
      <w:pPr>
        <w:numPr>
          <w:ilvl w:val="0"/>
          <w:numId w:val="374"/>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Kataster als zentrales staatliches Register und Grundlage der Grundstücksdatenbank </w:t>
      </w:r>
    </w:p>
    <w:p w14:paraId="467FE1EB" w14:textId="77777777" w:rsidR="00395E88" w:rsidRPr="00395E88" w:rsidRDefault="00395E88" w:rsidP="00395E88">
      <w:pPr>
        <w:numPr>
          <w:ilvl w:val="0"/>
          <w:numId w:val="374"/>
        </w:numPr>
        <w:spacing w:after="120" w:line="25" w:lineRule="atLeast"/>
        <w:rPr>
          <w:rFonts w:eastAsia="Times New Roman" w:cs="Times New Roman"/>
          <w:szCs w:val="24"/>
          <w:lang w:eastAsia="de-DE"/>
        </w:rPr>
      </w:pPr>
      <w:r w:rsidRPr="00395E88">
        <w:rPr>
          <w:rFonts w:eastAsia="Times New Roman" w:cs="Times New Roman"/>
          <w:szCs w:val="24"/>
          <w:lang w:eastAsia="de-DE"/>
        </w:rPr>
        <w:t xml:space="preserve">Unterstützung von Raumplanung, Besteuerung, Infrastruktur, Umweltmonitoring und wirtschaftlicher Entwicklung </w:t>
      </w:r>
    </w:p>
    <w:p w14:paraId="330AD75A" w14:textId="25731F5B" w:rsidR="00395E88" w:rsidRPr="00395E88" w:rsidRDefault="00395E88" w:rsidP="00395E88">
      <w:pPr>
        <w:spacing w:after="120" w:line="25" w:lineRule="atLeast"/>
        <w:rPr>
          <w:rFonts w:eastAsia="Times New Roman" w:cs="Times New Roman"/>
          <w:szCs w:val="24"/>
          <w:lang w:eastAsia="de-DE"/>
        </w:rPr>
      </w:pPr>
      <w:r w:rsidRPr="00395E88">
        <w:rPr>
          <w:rFonts w:eastAsia="Times New Roman" w:cs="Times New Roman"/>
          <w:b/>
          <w:bCs/>
          <w:szCs w:val="24"/>
          <w:lang w:eastAsia="de-DE"/>
        </w:rPr>
        <w:t>Produkte und Datenbereitstellung</w:t>
      </w:r>
      <w:r w:rsidRPr="00395E88">
        <w:rPr>
          <w:rFonts w:eastAsia="Times New Roman" w:cs="Times New Roman"/>
          <w:szCs w:val="24"/>
          <w:lang w:eastAsia="de-DE"/>
        </w:rPr>
        <w:t xml:space="preserve"> </w:t>
      </w:r>
    </w:p>
    <w:p w14:paraId="41F46F83" w14:textId="77777777" w:rsidR="00395E88" w:rsidRPr="00395E88" w:rsidRDefault="00395E88" w:rsidP="00395E88">
      <w:pPr>
        <w:numPr>
          <w:ilvl w:val="0"/>
          <w:numId w:val="375"/>
        </w:numPr>
        <w:spacing w:after="120" w:line="25" w:lineRule="atLeast"/>
        <w:rPr>
          <w:rFonts w:eastAsia="Times New Roman" w:cs="Times New Roman"/>
          <w:szCs w:val="24"/>
          <w:lang w:eastAsia="de-DE"/>
        </w:rPr>
      </w:pPr>
      <w:r w:rsidRPr="00395E88">
        <w:rPr>
          <w:rFonts w:eastAsia="Times New Roman" w:cs="Times New Roman"/>
          <w:szCs w:val="24"/>
          <w:lang w:eastAsia="de-DE"/>
        </w:rPr>
        <w:lastRenderedPageBreak/>
        <w:t xml:space="preserve">Bereitstellung digitaler Katasterdaten über Online-Portale und Dienste </w:t>
      </w:r>
    </w:p>
    <w:p w14:paraId="615E97CB" w14:textId="3BEA3A3B" w:rsidR="008601B9" w:rsidRPr="00395E88" w:rsidRDefault="00395E88" w:rsidP="00395E88">
      <w:pPr>
        <w:numPr>
          <w:ilvl w:val="0"/>
          <w:numId w:val="375"/>
        </w:numPr>
        <w:spacing w:after="120" w:line="25" w:lineRule="atLeast"/>
        <w:rPr>
          <w:rFonts w:eastAsia="Times New Roman" w:cs="Times New Roman"/>
          <w:szCs w:val="24"/>
          <w:lang w:eastAsia="de-DE"/>
        </w:rPr>
      </w:pPr>
      <w:r w:rsidRPr="00395E88">
        <w:rPr>
          <w:rFonts w:eastAsia="Times New Roman" w:cs="Times New Roman"/>
          <w:szCs w:val="24"/>
          <w:lang w:eastAsia="de-DE"/>
        </w:rPr>
        <w:t>Digitale Katastralmappe als zentrale Planungs- und Entscheidungsgrundlage für öffentliche und private Anwendungen</w:t>
      </w:r>
    </w:p>
    <w:p w14:paraId="64EC9273" w14:textId="66399085" w:rsidR="00395E88" w:rsidRPr="00395E88" w:rsidRDefault="00395E88" w:rsidP="00395E88">
      <w:pPr>
        <w:pStyle w:val="3nummeriert"/>
        <w:rPr>
          <w:lang w:val="de-DE"/>
        </w:rPr>
      </w:pPr>
      <w:bookmarkStart w:id="222" w:name="_Toc8204689"/>
      <w:bookmarkStart w:id="223" w:name="_Toc9869256"/>
      <w:bookmarkStart w:id="224" w:name="_Toc226466644"/>
      <w:bookmarkStart w:id="225" w:name="_Toc529339427"/>
      <w:bookmarkStart w:id="226" w:name="_Toc529339635"/>
      <w:r>
        <w:rPr>
          <w:lang w:val="de-DE"/>
        </w:rPr>
        <w:t>Kerntätigkeiten</w:t>
      </w:r>
      <w:r w:rsidR="008601B9" w:rsidRPr="00395E88">
        <w:rPr>
          <w:lang w:val="de-DE"/>
        </w:rPr>
        <w:t xml:space="preserve"> der Vermessungsämter</w:t>
      </w:r>
      <w:bookmarkStart w:id="227" w:name="_Toc8204690"/>
      <w:bookmarkStart w:id="228" w:name="_Toc9869257"/>
      <w:bookmarkEnd w:id="222"/>
      <w:bookmarkEnd w:id="223"/>
      <w:bookmarkEnd w:id="224"/>
      <w:r>
        <w:rPr>
          <w:lang w:val="de-DE"/>
        </w:rPr>
        <w:br/>
      </w:r>
    </w:p>
    <w:p w14:paraId="59659A51" w14:textId="5458922C" w:rsidR="008601B9" w:rsidRPr="00634A8C" w:rsidRDefault="008601B9" w:rsidP="00395E88">
      <w:pPr>
        <w:rPr>
          <w:b/>
          <w:bCs/>
          <w:sz w:val="24"/>
          <w:szCs w:val="24"/>
          <w:u w:val="single"/>
          <w:lang w:val="de-DE"/>
        </w:rPr>
      </w:pPr>
      <w:r w:rsidRPr="00634A8C">
        <w:rPr>
          <w:b/>
          <w:bCs/>
          <w:sz w:val="24"/>
          <w:szCs w:val="24"/>
          <w:u w:val="single"/>
          <w:lang w:val="de-DE"/>
        </w:rPr>
        <w:t>Beratung, Kundenservice und Information</w:t>
      </w:r>
      <w:bookmarkEnd w:id="227"/>
      <w:bookmarkEnd w:id="228"/>
    </w:p>
    <w:p w14:paraId="6CB20CC2" w14:textId="366CEF55" w:rsidR="00395E88" w:rsidRPr="00395E88" w:rsidRDefault="00395E88" w:rsidP="00395E88">
      <w:pPr>
        <w:spacing w:after="120"/>
      </w:pPr>
      <w:r>
        <w:t>K</w:t>
      </w:r>
      <w:r w:rsidRPr="00395E88">
        <w:rPr>
          <w:b/>
          <w:bCs/>
        </w:rPr>
        <w:t>undenbetreuung und Service</w:t>
      </w:r>
      <w:r w:rsidRPr="00395E88">
        <w:t xml:space="preserve"> </w:t>
      </w:r>
    </w:p>
    <w:p w14:paraId="05A069AA" w14:textId="77777777" w:rsidR="00395E88" w:rsidRPr="00395E88" w:rsidRDefault="00395E88" w:rsidP="00395E88">
      <w:pPr>
        <w:numPr>
          <w:ilvl w:val="0"/>
          <w:numId w:val="376"/>
        </w:numPr>
        <w:spacing w:after="120"/>
      </w:pPr>
      <w:r w:rsidRPr="00395E88">
        <w:t xml:space="preserve">Beratung und Betreuung in allen Fragen zu Produkten und Dienstleistungen des BEV </w:t>
      </w:r>
    </w:p>
    <w:p w14:paraId="7602438B" w14:textId="77777777" w:rsidR="00395E88" w:rsidRPr="00395E88" w:rsidRDefault="00395E88" w:rsidP="00395E88">
      <w:pPr>
        <w:numPr>
          <w:ilvl w:val="0"/>
          <w:numId w:val="376"/>
        </w:numPr>
        <w:spacing w:after="120"/>
      </w:pPr>
      <w:r w:rsidRPr="00395E88">
        <w:t xml:space="preserve">Bereitstellung und Abgabe von Geobasisdaten sowie abgeleiteten Produkten </w:t>
      </w:r>
    </w:p>
    <w:p w14:paraId="4FE632D1" w14:textId="275D11CB" w:rsidR="00395E88" w:rsidRPr="00395E88" w:rsidRDefault="00395E88" w:rsidP="00395E88">
      <w:pPr>
        <w:spacing w:after="120"/>
      </w:pPr>
      <w:r w:rsidRPr="00395E88">
        <w:rPr>
          <w:b/>
          <w:bCs/>
        </w:rPr>
        <w:t>Verwaltung und Abwicklung</w:t>
      </w:r>
      <w:r w:rsidRPr="00395E88">
        <w:t xml:space="preserve"> </w:t>
      </w:r>
    </w:p>
    <w:p w14:paraId="4D385790" w14:textId="77777777" w:rsidR="00395E88" w:rsidRPr="00395E88" w:rsidRDefault="00395E88" w:rsidP="00395E88">
      <w:pPr>
        <w:numPr>
          <w:ilvl w:val="0"/>
          <w:numId w:val="377"/>
        </w:numPr>
        <w:spacing w:after="120"/>
      </w:pPr>
      <w:r w:rsidRPr="00395E88">
        <w:t xml:space="preserve">Durchführung von Verwaltungsaufgaben, insbesondere Gebührenabwicklung und Kassenführung </w:t>
      </w:r>
    </w:p>
    <w:p w14:paraId="05840EC6" w14:textId="580867E2" w:rsidR="00395E88" w:rsidRPr="00395E88" w:rsidRDefault="00395E88" w:rsidP="00395E88">
      <w:pPr>
        <w:spacing w:after="120"/>
      </w:pPr>
      <w:r w:rsidRPr="00395E88">
        <w:rPr>
          <w:b/>
          <w:bCs/>
        </w:rPr>
        <w:t>Kommunikation und Zusammenarbeit</w:t>
      </w:r>
      <w:r w:rsidRPr="00395E88">
        <w:t xml:space="preserve"> </w:t>
      </w:r>
    </w:p>
    <w:p w14:paraId="36378524" w14:textId="77777777" w:rsidR="00395E88" w:rsidRPr="00395E88" w:rsidRDefault="00395E88" w:rsidP="00395E88">
      <w:pPr>
        <w:numPr>
          <w:ilvl w:val="0"/>
          <w:numId w:val="378"/>
        </w:numPr>
        <w:spacing w:after="120"/>
      </w:pPr>
      <w:r w:rsidRPr="00395E88">
        <w:t xml:space="preserve">Laufende Abstimmung mit Behörden, Ämtern und Vermessungsbefugten </w:t>
      </w:r>
    </w:p>
    <w:p w14:paraId="2742C515" w14:textId="4EE57A11" w:rsidR="008601B9" w:rsidRPr="00634A8C" w:rsidRDefault="00395E88" w:rsidP="00634A8C">
      <w:pPr>
        <w:numPr>
          <w:ilvl w:val="0"/>
          <w:numId w:val="378"/>
        </w:numPr>
        <w:spacing w:after="120"/>
      </w:pPr>
      <w:r w:rsidRPr="00395E88">
        <w:t>Organisation von Informations- und Abstimmungsformaten (z. B. „Runde Tische“) zur Weitergabe von Fachinformationen und zur Weiterentwicklung von Anwendungen</w:t>
      </w:r>
    </w:p>
    <w:p w14:paraId="478F8DC5" w14:textId="77777777" w:rsidR="008601B9" w:rsidRPr="008601B9" w:rsidRDefault="008601B9" w:rsidP="008601B9">
      <w:pPr>
        <w:spacing w:before="120" w:after="0" w:line="240" w:lineRule="auto"/>
        <w:ind w:left="714"/>
        <w:rPr>
          <w:rFonts w:eastAsia="Times New Roman" w:cs="Times New Roman"/>
          <w:szCs w:val="24"/>
          <w:lang w:eastAsia="de-AT"/>
        </w:rPr>
      </w:pPr>
    </w:p>
    <w:p w14:paraId="693EA1EB" w14:textId="77777777" w:rsidR="008601B9" w:rsidRPr="00634A8C" w:rsidRDefault="008601B9" w:rsidP="00586EAF">
      <w:pPr>
        <w:pStyle w:val="KeinLeerraum"/>
        <w:rPr>
          <w:b/>
          <w:noProof/>
          <w:sz w:val="22"/>
          <w:szCs w:val="18"/>
          <w:u w:val="single"/>
          <w:lang w:val="de-DE"/>
        </w:rPr>
      </w:pPr>
      <w:bookmarkStart w:id="229" w:name="_Toc8204691"/>
      <w:bookmarkStart w:id="230" w:name="_Toc9869258"/>
      <w:r w:rsidRPr="00634A8C">
        <w:rPr>
          <w:b/>
          <w:noProof/>
          <w:sz w:val="24"/>
          <w:szCs w:val="18"/>
          <w:u w:val="single"/>
          <w:lang w:val="de-DE"/>
        </w:rPr>
        <w:t>Die Führung des Katasters</w:t>
      </w:r>
      <w:bookmarkEnd w:id="225"/>
      <w:bookmarkEnd w:id="226"/>
      <w:bookmarkEnd w:id="229"/>
      <w:bookmarkEnd w:id="230"/>
    </w:p>
    <w:p w14:paraId="3117141B" w14:textId="77777777" w:rsidR="00634A8C" w:rsidRDefault="00634A8C" w:rsidP="00634A8C">
      <w:pPr>
        <w:spacing w:after="0"/>
        <w:rPr>
          <w:rFonts w:eastAsia="Times New Roman" w:cs="Times New Roman"/>
          <w:szCs w:val="24"/>
          <w:lang w:eastAsia="de-AT"/>
        </w:rPr>
      </w:pPr>
    </w:p>
    <w:p w14:paraId="78DD584A" w14:textId="23E8B290" w:rsidR="00634A8C" w:rsidRPr="00634A8C" w:rsidRDefault="00634A8C" w:rsidP="00634A8C">
      <w:pPr>
        <w:spacing w:after="0"/>
        <w:rPr>
          <w:rFonts w:eastAsia="Times New Roman" w:cs="Times New Roman"/>
          <w:szCs w:val="24"/>
          <w:lang w:eastAsia="de-AT"/>
        </w:rPr>
      </w:pPr>
      <w:r w:rsidRPr="00634A8C">
        <w:rPr>
          <w:rFonts w:eastAsia="Times New Roman" w:cs="Times New Roman"/>
          <w:b/>
          <w:bCs/>
          <w:szCs w:val="24"/>
          <w:lang w:eastAsia="de-AT"/>
        </w:rPr>
        <w:t>Aufgaben</w:t>
      </w:r>
      <w:r w:rsidRPr="00634A8C">
        <w:rPr>
          <w:rFonts w:eastAsia="Times New Roman" w:cs="Times New Roman"/>
          <w:szCs w:val="24"/>
          <w:lang w:eastAsia="de-AT"/>
        </w:rPr>
        <w:t xml:space="preserve"> </w:t>
      </w:r>
    </w:p>
    <w:p w14:paraId="5E9112FB" w14:textId="77777777" w:rsidR="00634A8C" w:rsidRPr="00634A8C" w:rsidRDefault="00634A8C" w:rsidP="00634A8C">
      <w:pPr>
        <w:numPr>
          <w:ilvl w:val="0"/>
          <w:numId w:val="379"/>
        </w:numPr>
        <w:spacing w:after="0"/>
        <w:rPr>
          <w:rFonts w:eastAsia="Times New Roman" w:cs="Times New Roman"/>
          <w:szCs w:val="24"/>
          <w:lang w:eastAsia="de-AT"/>
        </w:rPr>
      </w:pPr>
      <w:r w:rsidRPr="00634A8C">
        <w:rPr>
          <w:rFonts w:eastAsia="Times New Roman" w:cs="Times New Roman"/>
          <w:szCs w:val="24"/>
          <w:lang w:eastAsia="de-AT"/>
        </w:rPr>
        <w:t xml:space="preserve">Dokumentation und Nachvollziehbarkeit sämtlicher Änderungen im Kataster in Form von Geschäftsverfahren </w:t>
      </w:r>
    </w:p>
    <w:p w14:paraId="7E920A03" w14:textId="77777777" w:rsidR="00634A8C" w:rsidRPr="00634A8C" w:rsidRDefault="00634A8C" w:rsidP="00634A8C">
      <w:pPr>
        <w:numPr>
          <w:ilvl w:val="0"/>
          <w:numId w:val="379"/>
        </w:numPr>
        <w:spacing w:after="0"/>
        <w:rPr>
          <w:rFonts w:eastAsia="Times New Roman" w:cs="Times New Roman"/>
          <w:szCs w:val="24"/>
          <w:lang w:eastAsia="de-AT"/>
        </w:rPr>
      </w:pPr>
      <w:r w:rsidRPr="00634A8C">
        <w:rPr>
          <w:rFonts w:eastAsia="Times New Roman" w:cs="Times New Roman"/>
          <w:szCs w:val="24"/>
          <w:lang w:eastAsia="de-AT"/>
        </w:rPr>
        <w:t xml:space="preserve">Prüfung und Bescheinigung von Vermessungsplänen sowie Eintragung von Änderungen nach grundbücherlicher Durchführung </w:t>
      </w:r>
    </w:p>
    <w:p w14:paraId="43970555" w14:textId="77777777" w:rsidR="00634A8C" w:rsidRPr="00634A8C" w:rsidRDefault="00634A8C" w:rsidP="00634A8C">
      <w:pPr>
        <w:numPr>
          <w:ilvl w:val="0"/>
          <w:numId w:val="379"/>
        </w:numPr>
        <w:spacing w:after="0"/>
        <w:rPr>
          <w:rFonts w:eastAsia="Times New Roman" w:cs="Times New Roman"/>
          <w:szCs w:val="24"/>
          <w:lang w:eastAsia="de-AT"/>
        </w:rPr>
      </w:pPr>
      <w:r w:rsidRPr="00634A8C">
        <w:rPr>
          <w:rFonts w:eastAsia="Times New Roman" w:cs="Times New Roman"/>
          <w:szCs w:val="24"/>
          <w:lang w:eastAsia="de-AT"/>
        </w:rPr>
        <w:t xml:space="preserve">Automationsunterstützte Aktualisierung von Katastralmappe und Grundstücksverzeichnis zur Sicherstellung der Übereinstimmung mit dem Grundbuch </w:t>
      </w:r>
    </w:p>
    <w:p w14:paraId="13B46B9E" w14:textId="733E5E3B" w:rsidR="00634A8C" w:rsidRPr="00634A8C" w:rsidRDefault="00634A8C" w:rsidP="00634A8C">
      <w:pPr>
        <w:spacing w:after="0"/>
        <w:rPr>
          <w:rFonts w:eastAsia="Times New Roman" w:cs="Times New Roman"/>
          <w:szCs w:val="24"/>
          <w:lang w:eastAsia="de-AT"/>
        </w:rPr>
      </w:pPr>
      <w:r w:rsidRPr="00634A8C">
        <w:rPr>
          <w:rFonts w:eastAsia="Times New Roman" w:cs="Times New Roman"/>
          <w:b/>
          <w:bCs/>
          <w:szCs w:val="24"/>
          <w:lang w:eastAsia="de-AT"/>
        </w:rPr>
        <w:t>Nutzen</w:t>
      </w:r>
      <w:r w:rsidRPr="00634A8C">
        <w:rPr>
          <w:rFonts w:eastAsia="Times New Roman" w:cs="Times New Roman"/>
          <w:szCs w:val="24"/>
          <w:lang w:eastAsia="de-AT"/>
        </w:rPr>
        <w:t xml:space="preserve"> </w:t>
      </w:r>
    </w:p>
    <w:p w14:paraId="0B9148CB" w14:textId="77777777" w:rsidR="00634A8C" w:rsidRPr="00634A8C" w:rsidRDefault="00634A8C" w:rsidP="00634A8C">
      <w:pPr>
        <w:numPr>
          <w:ilvl w:val="0"/>
          <w:numId w:val="380"/>
        </w:numPr>
        <w:spacing w:after="0"/>
        <w:rPr>
          <w:rFonts w:eastAsia="Times New Roman" w:cs="Times New Roman"/>
          <w:szCs w:val="24"/>
          <w:lang w:eastAsia="de-AT"/>
        </w:rPr>
      </w:pPr>
      <w:r w:rsidRPr="00634A8C">
        <w:rPr>
          <w:rFonts w:eastAsia="Times New Roman" w:cs="Times New Roman"/>
          <w:szCs w:val="24"/>
          <w:lang w:eastAsia="de-AT"/>
        </w:rPr>
        <w:t xml:space="preserve">Bereitstellung aktueller und verlässlicher Grundstücksdaten als Grundlage für Eigentumsverkehr und Verwaltungsentscheidungen </w:t>
      </w:r>
    </w:p>
    <w:p w14:paraId="6500FA2F" w14:textId="45F643BC" w:rsidR="006670D5" w:rsidRPr="00634A8C" w:rsidRDefault="00634A8C" w:rsidP="008601B9">
      <w:pPr>
        <w:numPr>
          <w:ilvl w:val="0"/>
          <w:numId w:val="380"/>
        </w:numPr>
        <w:spacing w:after="0"/>
        <w:rPr>
          <w:rFonts w:eastAsia="Times New Roman" w:cs="Times New Roman"/>
          <w:szCs w:val="24"/>
          <w:lang w:eastAsia="de-AT"/>
        </w:rPr>
      </w:pPr>
      <w:r w:rsidRPr="00634A8C">
        <w:rPr>
          <w:rFonts w:eastAsia="Times New Roman" w:cs="Times New Roman"/>
          <w:szCs w:val="24"/>
          <w:lang w:eastAsia="de-AT"/>
        </w:rPr>
        <w:t>Sicherstellung konsistenter und rechtssicherer Informationen für öffentliche Verwaltung, Wirtschaft und Bürger</w:t>
      </w:r>
    </w:p>
    <w:p w14:paraId="76270C2C" w14:textId="77777777" w:rsidR="006670D5" w:rsidRPr="008601B9" w:rsidRDefault="006670D5" w:rsidP="008601B9">
      <w:pPr>
        <w:spacing w:after="0"/>
        <w:rPr>
          <w:rFonts w:eastAsia="Times New Roman" w:cs="Times New Roman"/>
          <w:szCs w:val="24"/>
          <w:lang w:eastAsia="de-AT"/>
        </w:rPr>
      </w:pPr>
    </w:p>
    <w:p w14:paraId="2E138EA4" w14:textId="1FB7C1D3" w:rsidR="00634A8C" w:rsidRDefault="008601B9" w:rsidP="00634A8C">
      <w:pPr>
        <w:pStyle w:val="KeinLeerraum"/>
        <w:rPr>
          <w:b/>
          <w:noProof/>
          <w:sz w:val="24"/>
          <w:szCs w:val="18"/>
          <w:u w:val="single"/>
          <w:lang w:val="de-DE"/>
        </w:rPr>
      </w:pPr>
      <w:bookmarkStart w:id="231" w:name="_Toc8204692"/>
      <w:bookmarkStart w:id="232" w:name="_Toc9869259"/>
      <w:r w:rsidRPr="00634A8C">
        <w:rPr>
          <w:b/>
          <w:noProof/>
          <w:sz w:val="24"/>
          <w:szCs w:val="18"/>
          <w:u w:val="single"/>
          <w:lang w:val="de-DE"/>
        </w:rPr>
        <w:t>Planprüfung und Planbescheinigung</w:t>
      </w:r>
      <w:bookmarkEnd w:id="231"/>
      <w:bookmarkEnd w:id="232"/>
    </w:p>
    <w:p w14:paraId="3B5CF98C" w14:textId="77777777" w:rsidR="00634A8C" w:rsidRDefault="00634A8C" w:rsidP="00634A8C">
      <w:pPr>
        <w:pStyle w:val="KeinLeerraum"/>
        <w:rPr>
          <w:b/>
          <w:noProof/>
          <w:sz w:val="24"/>
          <w:szCs w:val="18"/>
          <w:u w:val="single"/>
          <w:lang w:val="de-DE"/>
        </w:rPr>
      </w:pPr>
    </w:p>
    <w:p w14:paraId="07B7A29B" w14:textId="7FBA6F74" w:rsidR="00634A8C" w:rsidRPr="00634A8C" w:rsidRDefault="00634A8C" w:rsidP="00634A8C">
      <w:pPr>
        <w:pStyle w:val="KeinLeerraum"/>
        <w:rPr>
          <w:bCs/>
          <w:noProof/>
          <w:szCs w:val="23"/>
        </w:rPr>
      </w:pPr>
      <w:r w:rsidRPr="00634A8C">
        <w:rPr>
          <w:b/>
          <w:bCs/>
          <w:noProof/>
          <w:szCs w:val="23"/>
        </w:rPr>
        <w:lastRenderedPageBreak/>
        <w:t>Aufgaben</w:t>
      </w:r>
      <w:r w:rsidRPr="00634A8C">
        <w:rPr>
          <w:bCs/>
          <w:noProof/>
          <w:szCs w:val="23"/>
        </w:rPr>
        <w:t xml:space="preserve"> </w:t>
      </w:r>
    </w:p>
    <w:p w14:paraId="2AE5CFCE" w14:textId="77777777" w:rsidR="00634A8C" w:rsidRPr="00634A8C" w:rsidRDefault="00634A8C" w:rsidP="00634A8C">
      <w:pPr>
        <w:pStyle w:val="KeinLeerraum"/>
        <w:numPr>
          <w:ilvl w:val="0"/>
          <w:numId w:val="381"/>
        </w:numPr>
        <w:rPr>
          <w:bCs/>
          <w:noProof/>
          <w:szCs w:val="23"/>
        </w:rPr>
      </w:pPr>
      <w:r w:rsidRPr="00634A8C">
        <w:rPr>
          <w:bCs/>
          <w:noProof/>
          <w:szCs w:val="23"/>
        </w:rPr>
        <w:t xml:space="preserve">Prüfung elektronisch eingebrachter Vermessungspläne auf Übereinstimmung mit den gesetzlichen Vorschriften </w:t>
      </w:r>
    </w:p>
    <w:p w14:paraId="4D61CDDA" w14:textId="77777777" w:rsidR="00634A8C" w:rsidRPr="00634A8C" w:rsidRDefault="00634A8C" w:rsidP="00634A8C">
      <w:pPr>
        <w:pStyle w:val="KeinLeerraum"/>
        <w:numPr>
          <w:ilvl w:val="0"/>
          <w:numId w:val="381"/>
        </w:numPr>
        <w:rPr>
          <w:bCs/>
          <w:noProof/>
          <w:szCs w:val="23"/>
        </w:rPr>
      </w:pPr>
      <w:r w:rsidRPr="00634A8C">
        <w:rPr>
          <w:bCs/>
          <w:noProof/>
          <w:szCs w:val="23"/>
        </w:rPr>
        <w:t xml:space="preserve">Ausstellung eines Bescheids über die rechtliche und technische Korrektheit sowie Umsetzbarkeit im Kataster und Grundbuch </w:t>
      </w:r>
    </w:p>
    <w:p w14:paraId="3C2310FE" w14:textId="6909D379" w:rsidR="00634A8C" w:rsidRPr="00634A8C" w:rsidRDefault="00634A8C" w:rsidP="00634A8C">
      <w:pPr>
        <w:pStyle w:val="KeinLeerraum"/>
        <w:rPr>
          <w:bCs/>
          <w:noProof/>
          <w:szCs w:val="23"/>
        </w:rPr>
      </w:pPr>
      <w:r w:rsidRPr="00634A8C">
        <w:rPr>
          <w:b/>
          <w:bCs/>
          <w:noProof/>
          <w:szCs w:val="23"/>
        </w:rPr>
        <w:t>Nutzen</w:t>
      </w:r>
      <w:r w:rsidRPr="00634A8C">
        <w:rPr>
          <w:bCs/>
          <w:noProof/>
          <w:szCs w:val="23"/>
        </w:rPr>
        <w:t xml:space="preserve"> </w:t>
      </w:r>
    </w:p>
    <w:p w14:paraId="284FB039" w14:textId="77777777" w:rsidR="00634A8C" w:rsidRPr="00634A8C" w:rsidRDefault="00634A8C" w:rsidP="00634A8C">
      <w:pPr>
        <w:pStyle w:val="KeinLeerraum"/>
        <w:numPr>
          <w:ilvl w:val="0"/>
          <w:numId w:val="382"/>
        </w:numPr>
        <w:rPr>
          <w:bCs/>
          <w:noProof/>
          <w:szCs w:val="23"/>
        </w:rPr>
      </w:pPr>
      <w:r w:rsidRPr="00634A8C">
        <w:rPr>
          <w:bCs/>
          <w:noProof/>
          <w:szCs w:val="23"/>
        </w:rPr>
        <w:t xml:space="preserve">Schaffung der Voraussetzung für eigentumsrechtliche Änderungen im Grundbuch und Kataster </w:t>
      </w:r>
    </w:p>
    <w:p w14:paraId="14284D48" w14:textId="77777777" w:rsidR="00634A8C" w:rsidRPr="00634A8C" w:rsidRDefault="00634A8C" w:rsidP="00634A8C">
      <w:pPr>
        <w:pStyle w:val="KeinLeerraum"/>
        <w:numPr>
          <w:ilvl w:val="0"/>
          <w:numId w:val="382"/>
        </w:numPr>
        <w:rPr>
          <w:bCs/>
          <w:noProof/>
          <w:szCs w:val="23"/>
        </w:rPr>
      </w:pPr>
      <w:r w:rsidRPr="00634A8C">
        <w:rPr>
          <w:bCs/>
          <w:noProof/>
          <w:szCs w:val="23"/>
        </w:rPr>
        <w:t xml:space="preserve">Sicherstellung von Rechtssicherheit und Verlässlichkeit bei Grundstücksgrenzen, insbesondere im Grenzkataster </w:t>
      </w:r>
    </w:p>
    <w:p w14:paraId="2CEB4B73" w14:textId="40BB32FC" w:rsidR="006670D5" w:rsidRPr="00126D46" w:rsidRDefault="00634A8C" w:rsidP="00126D46">
      <w:pPr>
        <w:pStyle w:val="KeinLeerraum"/>
        <w:numPr>
          <w:ilvl w:val="0"/>
          <w:numId w:val="382"/>
        </w:numPr>
        <w:rPr>
          <w:bCs/>
          <w:noProof/>
          <w:szCs w:val="23"/>
        </w:rPr>
      </w:pPr>
      <w:r w:rsidRPr="00634A8C">
        <w:rPr>
          <w:bCs/>
          <w:noProof/>
          <w:szCs w:val="23"/>
        </w:rPr>
        <w:t>Grundlage für Bauvorhaben, Liegenschaftsverkehr und grundbücherliche Absicherung von Eigentum</w:t>
      </w:r>
    </w:p>
    <w:p w14:paraId="59BA3CCA" w14:textId="77777777" w:rsidR="008601B9" w:rsidRPr="008601B9" w:rsidRDefault="008601B9" w:rsidP="008601B9">
      <w:pPr>
        <w:autoSpaceDE w:val="0"/>
        <w:autoSpaceDN w:val="0"/>
        <w:adjustRightInd w:val="0"/>
        <w:spacing w:after="0"/>
        <w:rPr>
          <w:rFonts w:eastAsia="Times New Roman" w:cs="Times New Roman"/>
          <w:szCs w:val="24"/>
          <w:lang w:eastAsia="de-AT"/>
        </w:rPr>
      </w:pPr>
    </w:p>
    <w:p w14:paraId="58BAEC32" w14:textId="77777777" w:rsidR="008601B9" w:rsidRPr="00634A8C" w:rsidRDefault="008601B9" w:rsidP="00586EAF">
      <w:pPr>
        <w:pStyle w:val="KeinLeerraum"/>
        <w:rPr>
          <w:b/>
          <w:sz w:val="24"/>
          <w:szCs w:val="18"/>
          <w:u w:val="single"/>
          <w:lang w:val="de-DE"/>
        </w:rPr>
      </w:pPr>
      <w:bookmarkStart w:id="233" w:name="_Toc8204693"/>
      <w:bookmarkStart w:id="234" w:name="_Toc9869260"/>
      <w:r w:rsidRPr="00634A8C">
        <w:rPr>
          <w:b/>
          <w:noProof/>
          <w:sz w:val="24"/>
          <w:szCs w:val="18"/>
          <w:u w:val="single"/>
          <w:lang w:val="de-DE"/>
        </w:rPr>
        <w:t>Amtshandlungen</w:t>
      </w:r>
      <w:bookmarkEnd w:id="233"/>
      <w:bookmarkEnd w:id="234"/>
    </w:p>
    <w:p w14:paraId="160419B3" w14:textId="77777777" w:rsidR="008601B9" w:rsidRPr="008601B9" w:rsidRDefault="008601B9" w:rsidP="008601B9">
      <w:pPr>
        <w:spacing w:after="0" w:line="240" w:lineRule="auto"/>
        <w:rPr>
          <w:rFonts w:eastAsia="Times New Roman" w:cs="Times New Roman"/>
          <w:szCs w:val="24"/>
          <w:lang w:val="de-DE" w:eastAsia="de-DE"/>
        </w:rPr>
      </w:pPr>
    </w:p>
    <w:p w14:paraId="32F0F817" w14:textId="792E6D1B"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Umwandlung in den Grenzkataster</w:t>
      </w:r>
      <w:r w:rsidRPr="00634A8C">
        <w:rPr>
          <w:rFonts w:eastAsia="Times New Roman" w:cs="Times New Roman"/>
          <w:szCs w:val="24"/>
          <w:lang w:eastAsia="de-AT"/>
        </w:rPr>
        <w:t xml:space="preserve"> </w:t>
      </w:r>
    </w:p>
    <w:p w14:paraId="616A568E" w14:textId="77777777" w:rsidR="00634A8C" w:rsidRPr="00634A8C" w:rsidRDefault="00634A8C" w:rsidP="00126D46">
      <w:pPr>
        <w:numPr>
          <w:ilvl w:val="0"/>
          <w:numId w:val="383"/>
        </w:numPr>
        <w:spacing w:after="120"/>
        <w:rPr>
          <w:rFonts w:eastAsia="Times New Roman" w:cs="Times New Roman"/>
          <w:szCs w:val="24"/>
          <w:lang w:eastAsia="de-AT"/>
        </w:rPr>
      </w:pPr>
      <w:r w:rsidRPr="00634A8C">
        <w:rPr>
          <w:rFonts w:eastAsia="Times New Roman" w:cs="Times New Roman"/>
          <w:szCs w:val="24"/>
          <w:lang w:eastAsia="de-AT"/>
        </w:rPr>
        <w:t xml:space="preserve">Eintragung von Grundstücken in den rechtlich gesicherten Grenzkataster auf Basis einvernehmlich festgelegter, vermessener und dokumentierter Grenzen </w:t>
      </w:r>
    </w:p>
    <w:p w14:paraId="47877B60" w14:textId="77777777" w:rsidR="00634A8C" w:rsidRPr="00634A8C" w:rsidRDefault="00634A8C" w:rsidP="00126D46">
      <w:pPr>
        <w:numPr>
          <w:ilvl w:val="0"/>
          <w:numId w:val="383"/>
        </w:numPr>
        <w:spacing w:after="120"/>
        <w:rPr>
          <w:rFonts w:eastAsia="Times New Roman" w:cs="Times New Roman"/>
          <w:szCs w:val="24"/>
          <w:lang w:eastAsia="de-AT"/>
        </w:rPr>
      </w:pPr>
      <w:r w:rsidRPr="00634A8C">
        <w:rPr>
          <w:rFonts w:eastAsia="Times New Roman" w:cs="Times New Roman"/>
          <w:szCs w:val="24"/>
          <w:lang w:eastAsia="de-AT"/>
        </w:rPr>
        <w:t xml:space="preserve">Prüfung des Vermessungsplanes und Bescheiderlass durch die Vermessungsbehörde </w:t>
      </w:r>
    </w:p>
    <w:p w14:paraId="3394DA08" w14:textId="4EDD371D"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Verfahren gemäß § 18a VermG</w:t>
      </w:r>
      <w:r w:rsidRPr="00634A8C">
        <w:rPr>
          <w:rFonts w:eastAsia="Times New Roman" w:cs="Times New Roman"/>
          <w:szCs w:val="24"/>
          <w:lang w:eastAsia="de-AT"/>
        </w:rPr>
        <w:t xml:space="preserve"> </w:t>
      </w:r>
    </w:p>
    <w:p w14:paraId="707D3BAC" w14:textId="77777777" w:rsidR="00634A8C" w:rsidRPr="00634A8C" w:rsidRDefault="00634A8C" w:rsidP="00126D46">
      <w:pPr>
        <w:numPr>
          <w:ilvl w:val="0"/>
          <w:numId w:val="384"/>
        </w:numPr>
        <w:spacing w:after="120"/>
        <w:rPr>
          <w:rFonts w:eastAsia="Times New Roman" w:cs="Times New Roman"/>
          <w:szCs w:val="24"/>
          <w:lang w:eastAsia="de-AT"/>
        </w:rPr>
      </w:pPr>
      <w:r w:rsidRPr="00634A8C">
        <w:rPr>
          <w:rFonts w:eastAsia="Times New Roman" w:cs="Times New Roman"/>
          <w:szCs w:val="24"/>
          <w:lang w:eastAsia="de-AT"/>
        </w:rPr>
        <w:t xml:space="preserve">Durchführung von Grenzverhandlungen durch die Vermessungsbehörde bei fehlenden Zustimmungserklärungen </w:t>
      </w:r>
    </w:p>
    <w:p w14:paraId="0F671C5D" w14:textId="77777777" w:rsidR="00634A8C" w:rsidRPr="00634A8C" w:rsidRDefault="00634A8C" w:rsidP="00126D46">
      <w:pPr>
        <w:numPr>
          <w:ilvl w:val="0"/>
          <w:numId w:val="384"/>
        </w:numPr>
        <w:spacing w:after="120"/>
        <w:rPr>
          <w:rFonts w:eastAsia="Times New Roman" w:cs="Times New Roman"/>
          <w:szCs w:val="24"/>
          <w:lang w:eastAsia="de-AT"/>
        </w:rPr>
      </w:pPr>
      <w:r w:rsidRPr="00634A8C">
        <w:rPr>
          <w:rFonts w:eastAsia="Times New Roman" w:cs="Times New Roman"/>
          <w:szCs w:val="24"/>
          <w:lang w:eastAsia="de-AT"/>
        </w:rPr>
        <w:t xml:space="preserve">Sicherstellung der Umwandlung in den Grenzkataster durch behördliche Entscheidung oder Gerichtsverweis </w:t>
      </w:r>
    </w:p>
    <w:p w14:paraId="01B7DE67" w14:textId="47705325"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Grenzwiederherstellung</w:t>
      </w:r>
      <w:r w:rsidRPr="00634A8C">
        <w:rPr>
          <w:rFonts w:eastAsia="Times New Roman" w:cs="Times New Roman"/>
          <w:szCs w:val="24"/>
          <w:lang w:eastAsia="de-AT"/>
        </w:rPr>
        <w:t xml:space="preserve"> </w:t>
      </w:r>
    </w:p>
    <w:p w14:paraId="05DBB4E4" w14:textId="77777777" w:rsidR="00634A8C" w:rsidRPr="00634A8C" w:rsidRDefault="00634A8C" w:rsidP="00126D46">
      <w:pPr>
        <w:numPr>
          <w:ilvl w:val="0"/>
          <w:numId w:val="385"/>
        </w:numPr>
        <w:spacing w:after="120"/>
        <w:rPr>
          <w:rFonts w:eastAsia="Times New Roman" w:cs="Times New Roman"/>
          <w:szCs w:val="24"/>
          <w:lang w:eastAsia="de-AT"/>
        </w:rPr>
      </w:pPr>
      <w:r w:rsidRPr="00634A8C">
        <w:rPr>
          <w:rFonts w:eastAsia="Times New Roman" w:cs="Times New Roman"/>
          <w:szCs w:val="24"/>
          <w:lang w:eastAsia="de-AT"/>
        </w:rPr>
        <w:t xml:space="preserve">Absteckung und Kennzeichnung bestehender Grenzkatastergrenzen in der Natur auf Antrag der Eigentümer </w:t>
      </w:r>
    </w:p>
    <w:p w14:paraId="58B74D65" w14:textId="78BDFE67"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Berichtigung des Grenzkatasters</w:t>
      </w:r>
      <w:r w:rsidRPr="00634A8C">
        <w:rPr>
          <w:rFonts w:eastAsia="Times New Roman" w:cs="Times New Roman"/>
          <w:szCs w:val="24"/>
          <w:lang w:eastAsia="de-AT"/>
        </w:rPr>
        <w:t xml:space="preserve"> </w:t>
      </w:r>
    </w:p>
    <w:p w14:paraId="0B20FFDD" w14:textId="77777777" w:rsidR="00634A8C" w:rsidRPr="00634A8C" w:rsidRDefault="00634A8C" w:rsidP="00126D46">
      <w:pPr>
        <w:numPr>
          <w:ilvl w:val="0"/>
          <w:numId w:val="386"/>
        </w:numPr>
        <w:spacing w:after="120"/>
        <w:rPr>
          <w:rFonts w:eastAsia="Times New Roman" w:cs="Times New Roman"/>
          <w:szCs w:val="24"/>
          <w:lang w:eastAsia="de-AT"/>
        </w:rPr>
      </w:pPr>
      <w:r w:rsidRPr="00634A8C">
        <w:rPr>
          <w:rFonts w:eastAsia="Times New Roman" w:cs="Times New Roman"/>
          <w:szCs w:val="24"/>
          <w:lang w:eastAsia="de-AT"/>
        </w:rPr>
        <w:t xml:space="preserve">Durchführung von Berichtigungsverfahren bei fehlerhaften Eintragungen unter strengen rechtlichen Voraussetzungen </w:t>
      </w:r>
    </w:p>
    <w:p w14:paraId="0C048639" w14:textId="77777777" w:rsidR="00634A8C" w:rsidRPr="00634A8C" w:rsidRDefault="00634A8C" w:rsidP="00126D46">
      <w:pPr>
        <w:numPr>
          <w:ilvl w:val="0"/>
          <w:numId w:val="386"/>
        </w:numPr>
        <w:spacing w:after="120"/>
        <w:rPr>
          <w:rFonts w:eastAsia="Times New Roman" w:cs="Times New Roman"/>
          <w:szCs w:val="24"/>
          <w:lang w:eastAsia="de-AT"/>
        </w:rPr>
      </w:pPr>
      <w:r w:rsidRPr="00634A8C">
        <w:rPr>
          <w:rFonts w:eastAsia="Times New Roman" w:cs="Times New Roman"/>
          <w:szCs w:val="24"/>
          <w:lang w:eastAsia="de-AT"/>
        </w:rPr>
        <w:t xml:space="preserve">Bescheidmäßige Entscheidung zur Sicherung von Vertrauen und Rechtssicherheit </w:t>
      </w:r>
    </w:p>
    <w:p w14:paraId="249DF061" w14:textId="446BE1C2"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Berichtigung im Grundsteuerkataster</w:t>
      </w:r>
      <w:r w:rsidRPr="00634A8C">
        <w:rPr>
          <w:rFonts w:eastAsia="Times New Roman" w:cs="Times New Roman"/>
          <w:szCs w:val="24"/>
          <w:lang w:eastAsia="de-AT"/>
        </w:rPr>
        <w:t xml:space="preserve"> </w:t>
      </w:r>
    </w:p>
    <w:p w14:paraId="5A1B9181" w14:textId="77777777" w:rsidR="00634A8C" w:rsidRPr="00634A8C" w:rsidRDefault="00634A8C" w:rsidP="00126D46">
      <w:pPr>
        <w:numPr>
          <w:ilvl w:val="0"/>
          <w:numId w:val="387"/>
        </w:numPr>
        <w:spacing w:after="120"/>
        <w:rPr>
          <w:rFonts w:eastAsia="Times New Roman" w:cs="Times New Roman"/>
          <w:szCs w:val="24"/>
          <w:lang w:eastAsia="de-AT"/>
        </w:rPr>
      </w:pPr>
      <w:r w:rsidRPr="00634A8C">
        <w:rPr>
          <w:rFonts w:eastAsia="Times New Roman" w:cs="Times New Roman"/>
          <w:szCs w:val="24"/>
          <w:lang w:eastAsia="de-AT"/>
        </w:rPr>
        <w:t xml:space="preserve">Mappenberichtigung bei abweichender Darstellung gegenüber der Natur </w:t>
      </w:r>
    </w:p>
    <w:p w14:paraId="6EA9DAA7" w14:textId="77777777" w:rsidR="00634A8C" w:rsidRPr="00634A8C" w:rsidRDefault="00634A8C" w:rsidP="00126D46">
      <w:pPr>
        <w:numPr>
          <w:ilvl w:val="0"/>
          <w:numId w:val="387"/>
        </w:numPr>
        <w:spacing w:after="120"/>
        <w:rPr>
          <w:rFonts w:eastAsia="Times New Roman" w:cs="Times New Roman"/>
          <w:szCs w:val="24"/>
          <w:lang w:eastAsia="de-AT"/>
        </w:rPr>
      </w:pPr>
      <w:r w:rsidRPr="00634A8C">
        <w:rPr>
          <w:rFonts w:eastAsia="Times New Roman" w:cs="Times New Roman"/>
          <w:szCs w:val="24"/>
          <w:lang w:eastAsia="de-AT"/>
        </w:rPr>
        <w:t xml:space="preserve">Qualitätsverbesserung bei Lageungenauigkeiten und Darstellungsfehlern der Katastralmappe </w:t>
      </w:r>
    </w:p>
    <w:p w14:paraId="05361BE0" w14:textId="24A008F0"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lastRenderedPageBreak/>
        <w:t>Verbücherung der Abschreibung geringwertiger Trennstücke (§ 13 LTG)</w:t>
      </w:r>
      <w:r w:rsidRPr="00634A8C">
        <w:rPr>
          <w:rFonts w:eastAsia="Times New Roman" w:cs="Times New Roman"/>
          <w:szCs w:val="24"/>
          <w:lang w:eastAsia="de-AT"/>
        </w:rPr>
        <w:t xml:space="preserve"> </w:t>
      </w:r>
    </w:p>
    <w:p w14:paraId="07D826BD" w14:textId="77777777" w:rsidR="00634A8C" w:rsidRPr="00634A8C" w:rsidRDefault="00634A8C" w:rsidP="00126D46">
      <w:pPr>
        <w:numPr>
          <w:ilvl w:val="0"/>
          <w:numId w:val="388"/>
        </w:numPr>
        <w:spacing w:after="120"/>
        <w:rPr>
          <w:rFonts w:eastAsia="Times New Roman" w:cs="Times New Roman"/>
          <w:szCs w:val="24"/>
          <w:lang w:eastAsia="de-AT"/>
        </w:rPr>
      </w:pPr>
      <w:r w:rsidRPr="00634A8C">
        <w:rPr>
          <w:rFonts w:eastAsia="Times New Roman" w:cs="Times New Roman"/>
          <w:szCs w:val="24"/>
          <w:lang w:eastAsia="de-AT"/>
        </w:rPr>
        <w:t xml:space="preserve">Beurkundung und direkte Übermittlung geringfügiger Grundstücksänderungen an das Grundbuch im elektronischen Rechtsverkehr </w:t>
      </w:r>
    </w:p>
    <w:p w14:paraId="0A52C348" w14:textId="417D19FF"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Verbücherung von Straßen-, Weg-, Eisenbahn-, Wasserbauanlagen (§ 15 LTG)</w:t>
      </w:r>
      <w:r w:rsidRPr="00634A8C">
        <w:rPr>
          <w:rFonts w:eastAsia="Times New Roman" w:cs="Times New Roman"/>
          <w:szCs w:val="24"/>
          <w:lang w:eastAsia="de-AT"/>
        </w:rPr>
        <w:t xml:space="preserve"> </w:t>
      </w:r>
    </w:p>
    <w:p w14:paraId="241A517D" w14:textId="77777777" w:rsidR="00634A8C" w:rsidRPr="00634A8C" w:rsidRDefault="00634A8C" w:rsidP="00126D46">
      <w:pPr>
        <w:numPr>
          <w:ilvl w:val="0"/>
          <w:numId w:val="389"/>
        </w:numPr>
        <w:spacing w:after="120"/>
        <w:rPr>
          <w:rFonts w:eastAsia="Times New Roman" w:cs="Times New Roman"/>
          <w:szCs w:val="24"/>
          <w:lang w:eastAsia="de-AT"/>
        </w:rPr>
      </w:pPr>
      <w:r w:rsidRPr="00634A8C">
        <w:rPr>
          <w:rFonts w:eastAsia="Times New Roman" w:cs="Times New Roman"/>
          <w:szCs w:val="24"/>
          <w:lang w:eastAsia="de-AT"/>
        </w:rPr>
        <w:t xml:space="preserve">Beurkundung und grundbücherliche Eintragung von Infrastrukturmaßnahmen nach Vermessung und Planerstellung </w:t>
      </w:r>
    </w:p>
    <w:p w14:paraId="20B4E1F5" w14:textId="66DB8B7F"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Grundstücksvereinigung (§ 12 VermG)</w:t>
      </w:r>
      <w:r w:rsidRPr="00634A8C">
        <w:rPr>
          <w:rFonts w:eastAsia="Times New Roman" w:cs="Times New Roman"/>
          <w:szCs w:val="24"/>
          <w:lang w:eastAsia="de-AT"/>
        </w:rPr>
        <w:t xml:space="preserve"> </w:t>
      </w:r>
    </w:p>
    <w:p w14:paraId="564D3AA9" w14:textId="77777777" w:rsidR="00634A8C" w:rsidRPr="00634A8C" w:rsidRDefault="00634A8C" w:rsidP="00126D46">
      <w:pPr>
        <w:numPr>
          <w:ilvl w:val="0"/>
          <w:numId w:val="390"/>
        </w:numPr>
        <w:spacing w:after="120"/>
        <w:rPr>
          <w:rFonts w:eastAsia="Times New Roman" w:cs="Times New Roman"/>
          <w:szCs w:val="24"/>
          <w:lang w:eastAsia="de-AT"/>
        </w:rPr>
      </w:pPr>
      <w:r w:rsidRPr="00634A8C">
        <w:rPr>
          <w:rFonts w:eastAsia="Times New Roman" w:cs="Times New Roman"/>
          <w:szCs w:val="24"/>
          <w:lang w:eastAsia="de-AT"/>
        </w:rPr>
        <w:t xml:space="preserve">Prüfung, Beurkundung und Übermittlung von Grundstücksvereinigungen an das Grundbuch ohne Planerstellung </w:t>
      </w:r>
    </w:p>
    <w:p w14:paraId="6BD04A3F" w14:textId="7E8BC64A"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Grenzvermessungen</w:t>
      </w:r>
      <w:r w:rsidRPr="00634A8C">
        <w:rPr>
          <w:rFonts w:eastAsia="Times New Roman" w:cs="Times New Roman"/>
          <w:szCs w:val="24"/>
          <w:lang w:eastAsia="de-AT"/>
        </w:rPr>
        <w:t xml:space="preserve"> </w:t>
      </w:r>
    </w:p>
    <w:p w14:paraId="30BD3F76" w14:textId="77777777" w:rsidR="00634A8C" w:rsidRPr="00634A8C" w:rsidRDefault="00634A8C" w:rsidP="00126D46">
      <w:pPr>
        <w:numPr>
          <w:ilvl w:val="0"/>
          <w:numId w:val="391"/>
        </w:numPr>
        <w:spacing w:after="120"/>
        <w:rPr>
          <w:rFonts w:eastAsia="Times New Roman" w:cs="Times New Roman"/>
          <w:szCs w:val="24"/>
          <w:lang w:eastAsia="de-AT"/>
        </w:rPr>
      </w:pPr>
      <w:r w:rsidRPr="00634A8C">
        <w:rPr>
          <w:rFonts w:eastAsia="Times New Roman" w:cs="Times New Roman"/>
          <w:szCs w:val="24"/>
          <w:lang w:eastAsia="de-AT"/>
        </w:rPr>
        <w:t xml:space="preserve">Durchführung von Grenzverhandlungen, Vermessung und Planerstellung durch die Vermessungsbehörde in besonderen Fällen </w:t>
      </w:r>
    </w:p>
    <w:p w14:paraId="67384CFC" w14:textId="3A0B06CA"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Aktualisierung der Benützungsarten und Nutzungen (BANU)</w:t>
      </w:r>
      <w:r w:rsidRPr="00634A8C">
        <w:rPr>
          <w:rFonts w:eastAsia="Times New Roman" w:cs="Times New Roman"/>
          <w:szCs w:val="24"/>
          <w:lang w:eastAsia="de-AT"/>
        </w:rPr>
        <w:t xml:space="preserve"> </w:t>
      </w:r>
    </w:p>
    <w:p w14:paraId="75EE4572" w14:textId="77777777" w:rsidR="00634A8C" w:rsidRPr="00634A8C" w:rsidRDefault="00634A8C" w:rsidP="00126D46">
      <w:pPr>
        <w:numPr>
          <w:ilvl w:val="0"/>
          <w:numId w:val="392"/>
        </w:numPr>
        <w:spacing w:after="120"/>
        <w:rPr>
          <w:rFonts w:eastAsia="Times New Roman" w:cs="Times New Roman"/>
          <w:szCs w:val="24"/>
          <w:lang w:eastAsia="de-AT"/>
        </w:rPr>
      </w:pPr>
      <w:r w:rsidRPr="00634A8C">
        <w:rPr>
          <w:rFonts w:eastAsia="Times New Roman" w:cs="Times New Roman"/>
          <w:szCs w:val="24"/>
          <w:lang w:eastAsia="de-AT"/>
        </w:rPr>
        <w:t xml:space="preserve">Laufende Aktualisierung der Nutzungsdaten im Kataster auf Basis von Luftbildern, Fachdaten und Kundenrückmeldungen </w:t>
      </w:r>
    </w:p>
    <w:p w14:paraId="50EB27D1" w14:textId="59D1325E"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Erhaltung und Aktualisierung des Festpunktfeldes</w:t>
      </w:r>
      <w:r w:rsidRPr="00634A8C">
        <w:rPr>
          <w:rFonts w:eastAsia="Times New Roman" w:cs="Times New Roman"/>
          <w:szCs w:val="24"/>
          <w:lang w:eastAsia="de-AT"/>
        </w:rPr>
        <w:t xml:space="preserve"> </w:t>
      </w:r>
    </w:p>
    <w:p w14:paraId="68634B13" w14:textId="77777777" w:rsidR="00634A8C" w:rsidRPr="00634A8C" w:rsidRDefault="00634A8C" w:rsidP="00126D46">
      <w:pPr>
        <w:numPr>
          <w:ilvl w:val="0"/>
          <w:numId w:val="393"/>
        </w:numPr>
        <w:spacing w:after="120"/>
        <w:rPr>
          <w:rFonts w:eastAsia="Times New Roman" w:cs="Times New Roman"/>
          <w:szCs w:val="24"/>
          <w:lang w:eastAsia="de-AT"/>
        </w:rPr>
      </w:pPr>
      <w:r w:rsidRPr="00634A8C">
        <w:rPr>
          <w:rFonts w:eastAsia="Times New Roman" w:cs="Times New Roman"/>
          <w:szCs w:val="24"/>
          <w:lang w:eastAsia="de-AT"/>
        </w:rPr>
        <w:t xml:space="preserve">Sicherstellung eines homogenen geodätischen Bezugssystems durch GNSS-Messungen und physische Erhaltung der Festpunkte </w:t>
      </w:r>
    </w:p>
    <w:p w14:paraId="4444030D" w14:textId="77777777" w:rsidR="00634A8C" w:rsidRPr="00634A8C" w:rsidRDefault="00634A8C" w:rsidP="00126D46">
      <w:pPr>
        <w:numPr>
          <w:ilvl w:val="0"/>
          <w:numId w:val="393"/>
        </w:numPr>
        <w:spacing w:after="120"/>
        <w:rPr>
          <w:rFonts w:eastAsia="Times New Roman" w:cs="Times New Roman"/>
          <w:szCs w:val="24"/>
          <w:lang w:eastAsia="de-AT"/>
        </w:rPr>
      </w:pPr>
      <w:r w:rsidRPr="00634A8C">
        <w:rPr>
          <w:rFonts w:eastAsia="Times New Roman" w:cs="Times New Roman"/>
          <w:szCs w:val="24"/>
          <w:lang w:eastAsia="de-AT"/>
        </w:rPr>
        <w:t xml:space="preserve">Umsetzung strategischer Maßnahmen zur Modernisierung des Festpunktfeldes </w:t>
      </w:r>
    </w:p>
    <w:p w14:paraId="0035D9D3" w14:textId="0DB71F7D"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Mitwirkung bei der Bodenschätzung des Finanzamtes</w:t>
      </w:r>
      <w:r w:rsidRPr="00634A8C">
        <w:rPr>
          <w:rFonts w:eastAsia="Times New Roman" w:cs="Times New Roman"/>
          <w:szCs w:val="24"/>
          <w:lang w:eastAsia="de-AT"/>
        </w:rPr>
        <w:t xml:space="preserve"> </w:t>
      </w:r>
    </w:p>
    <w:p w14:paraId="2CF22DCC" w14:textId="77777777" w:rsidR="00634A8C" w:rsidRPr="00634A8C" w:rsidRDefault="00634A8C" w:rsidP="00126D46">
      <w:pPr>
        <w:numPr>
          <w:ilvl w:val="0"/>
          <w:numId w:val="394"/>
        </w:numPr>
        <w:spacing w:after="120"/>
        <w:rPr>
          <w:rFonts w:eastAsia="Times New Roman" w:cs="Times New Roman"/>
          <w:szCs w:val="24"/>
          <w:lang w:eastAsia="de-AT"/>
        </w:rPr>
      </w:pPr>
      <w:r w:rsidRPr="00634A8C">
        <w:rPr>
          <w:rFonts w:eastAsia="Times New Roman" w:cs="Times New Roman"/>
          <w:szCs w:val="24"/>
          <w:lang w:eastAsia="de-AT"/>
        </w:rPr>
        <w:t xml:space="preserve">Erstellung und Aktualisierung digitaler Bodenschätzungsdaten sowie Berechnung von Ertragsmesszahlen </w:t>
      </w:r>
    </w:p>
    <w:p w14:paraId="61D3C326" w14:textId="1D54F3ED" w:rsidR="00634A8C" w:rsidRPr="00634A8C" w:rsidRDefault="00634A8C" w:rsidP="00126D46">
      <w:pPr>
        <w:spacing w:after="120"/>
        <w:rPr>
          <w:rFonts w:eastAsia="Times New Roman" w:cs="Times New Roman"/>
          <w:szCs w:val="24"/>
          <w:lang w:eastAsia="de-AT"/>
        </w:rPr>
      </w:pPr>
      <w:r w:rsidRPr="00634A8C">
        <w:rPr>
          <w:rFonts w:eastAsia="Times New Roman" w:cs="Times New Roman"/>
          <w:b/>
          <w:bCs/>
          <w:szCs w:val="24"/>
          <w:lang w:eastAsia="de-AT"/>
        </w:rPr>
        <w:t>Mitwirkung bei der Vermessung, Vermarkung und Überprüfung der Staatsgrenze</w:t>
      </w:r>
      <w:r w:rsidRPr="00634A8C">
        <w:rPr>
          <w:rFonts w:eastAsia="Times New Roman" w:cs="Times New Roman"/>
          <w:szCs w:val="24"/>
          <w:lang w:eastAsia="de-AT"/>
        </w:rPr>
        <w:t xml:space="preserve"> </w:t>
      </w:r>
    </w:p>
    <w:p w14:paraId="479CA1D6" w14:textId="58FE49A7" w:rsidR="008601B9" w:rsidRPr="00634A8C" w:rsidRDefault="00634A8C" w:rsidP="00126D46">
      <w:pPr>
        <w:numPr>
          <w:ilvl w:val="0"/>
          <w:numId w:val="395"/>
        </w:numPr>
        <w:spacing w:after="120"/>
        <w:rPr>
          <w:rFonts w:eastAsia="Times New Roman" w:cs="Times New Roman"/>
          <w:szCs w:val="24"/>
          <w:lang w:eastAsia="de-AT"/>
        </w:rPr>
      </w:pPr>
      <w:r w:rsidRPr="00634A8C">
        <w:rPr>
          <w:rFonts w:eastAsia="Times New Roman" w:cs="Times New Roman"/>
          <w:szCs w:val="24"/>
          <w:lang w:eastAsia="de-AT"/>
        </w:rPr>
        <w:t>Unterstützung der Staatsgrenzabteilung bei operativen Vermessungs- und Kontrollarbeiten an der Staatsgrenze</w:t>
      </w:r>
    </w:p>
    <w:p w14:paraId="5EF96BE0" w14:textId="25A36A47" w:rsidR="008601B9" w:rsidRPr="008601B9" w:rsidRDefault="008601B9" w:rsidP="00DE619E">
      <w:pPr>
        <w:pStyle w:val="2nummeriert"/>
      </w:pPr>
      <w:bookmarkStart w:id="235" w:name="_Toc9869203"/>
      <w:bookmarkStart w:id="236" w:name="_Toc226466645"/>
      <w:r w:rsidRPr="008601B9">
        <w:t>Stabsabteilung Staatsgrenzen (Abt. A2)</w:t>
      </w:r>
      <w:bookmarkEnd w:id="235"/>
      <w:bookmarkEnd w:id="236"/>
    </w:p>
    <w:p w14:paraId="66923B55" w14:textId="67FEF537" w:rsidR="008601B9" w:rsidRDefault="00126D46" w:rsidP="008601B9">
      <w:r w:rsidRPr="00126D46">
        <w:t>Die Stabsabteilung Staatsgrenzen ist für die Vermessung, Vermarkung und Dokumentation der österreichischen Staatsgrenzen sowie deren einheitliche Darstellung in Kataster und Kartenwerken verantwortlich. Sie koordiniert die bilaterale Zusammenarbeit mit den Nachbarstaaten, organisiert Vermessungs- und Revisionsarbeiten und wirkt an der Weiterentwicklung der rechtlichen und technischen Grundlagen mit. Zudem führt sie die Staatsgrenzdokumentation, stellt deren Aktualität sicher und bietet fachliche Unterstützung sowie Auskünfte im Bereich Staatsgrenzen.</w:t>
      </w:r>
    </w:p>
    <w:p w14:paraId="5580F5B7" w14:textId="7E8ED183" w:rsidR="00126D46" w:rsidRPr="00126D46" w:rsidRDefault="00126D46" w:rsidP="00126D46">
      <w:pPr>
        <w:numPr>
          <w:ilvl w:val="0"/>
          <w:numId w:val="396"/>
        </w:numPr>
        <w:spacing w:after="120"/>
        <w:ind w:hanging="357"/>
      </w:pPr>
      <w:r>
        <w:rPr>
          <w:b/>
          <w:bCs/>
        </w:rPr>
        <w:lastRenderedPageBreak/>
        <w:t>V</w:t>
      </w:r>
      <w:r w:rsidRPr="00126D46">
        <w:rPr>
          <w:b/>
          <w:bCs/>
        </w:rPr>
        <w:t>ermessung und Dokumentation der Staatsgrenze</w:t>
      </w:r>
      <w:r w:rsidRPr="00126D46">
        <w:t xml:space="preserve"> </w:t>
      </w:r>
    </w:p>
    <w:p w14:paraId="4F5F4871" w14:textId="77777777" w:rsidR="00126D46" w:rsidRPr="00126D46" w:rsidRDefault="00126D46" w:rsidP="00126D46">
      <w:pPr>
        <w:numPr>
          <w:ilvl w:val="1"/>
          <w:numId w:val="396"/>
        </w:numPr>
        <w:spacing w:after="120"/>
        <w:ind w:hanging="357"/>
      </w:pPr>
      <w:r w:rsidRPr="00126D46">
        <w:t xml:space="preserve">Vermessung, Vermarkung und laufende Dokumentation der Staatsgrenzen Österreichs mit den Nachbarstaaten </w:t>
      </w:r>
    </w:p>
    <w:p w14:paraId="156B0486" w14:textId="77777777" w:rsidR="00126D46" w:rsidRPr="00126D46" w:rsidRDefault="00126D46" w:rsidP="00126D46">
      <w:pPr>
        <w:numPr>
          <w:ilvl w:val="1"/>
          <w:numId w:val="396"/>
        </w:numPr>
        <w:spacing w:after="120"/>
        <w:ind w:hanging="357"/>
      </w:pPr>
      <w:r w:rsidRPr="00126D46">
        <w:t xml:space="preserve">Sicherstellung einer einheitlichen und aktuellen Darstellung in Kataster und staatlichen Kartenwerken </w:t>
      </w:r>
    </w:p>
    <w:p w14:paraId="45994A9E" w14:textId="77777777" w:rsidR="00126D46" w:rsidRPr="00126D46" w:rsidRDefault="00126D46" w:rsidP="00126D46">
      <w:pPr>
        <w:numPr>
          <w:ilvl w:val="0"/>
          <w:numId w:val="396"/>
        </w:numPr>
        <w:spacing w:after="120"/>
        <w:ind w:hanging="357"/>
      </w:pPr>
      <w:r w:rsidRPr="00126D46">
        <w:rPr>
          <w:b/>
          <w:bCs/>
        </w:rPr>
        <w:t>Koordination und internationale Zusammenarbeit</w:t>
      </w:r>
      <w:r w:rsidRPr="00126D46">
        <w:t xml:space="preserve"> </w:t>
      </w:r>
    </w:p>
    <w:p w14:paraId="24D0633F" w14:textId="77777777" w:rsidR="00126D46" w:rsidRPr="00126D46" w:rsidRDefault="00126D46" w:rsidP="00126D46">
      <w:pPr>
        <w:numPr>
          <w:ilvl w:val="1"/>
          <w:numId w:val="396"/>
        </w:numPr>
        <w:spacing w:after="120"/>
        <w:ind w:hanging="357"/>
      </w:pPr>
      <w:r w:rsidRPr="00126D46">
        <w:t xml:space="preserve">Umsetzung bilateraler Staatsgrenzverträge sowie Mitarbeit in Grenzkommissionen und technischen Arbeitsgruppen </w:t>
      </w:r>
    </w:p>
    <w:p w14:paraId="697C252D" w14:textId="77777777" w:rsidR="00126D46" w:rsidRPr="00126D46" w:rsidRDefault="00126D46" w:rsidP="00126D46">
      <w:pPr>
        <w:numPr>
          <w:ilvl w:val="1"/>
          <w:numId w:val="396"/>
        </w:numPr>
        <w:spacing w:after="120"/>
        <w:ind w:hanging="357"/>
      </w:pPr>
      <w:r w:rsidRPr="00126D46">
        <w:t xml:space="preserve">Planung, Organisation und Durchführung von Grenzvermessungen, Revisionen und internationalen Abstimmungen </w:t>
      </w:r>
    </w:p>
    <w:p w14:paraId="5AAB1F84" w14:textId="77777777" w:rsidR="00126D46" w:rsidRPr="00126D46" w:rsidRDefault="00126D46" w:rsidP="00126D46">
      <w:pPr>
        <w:numPr>
          <w:ilvl w:val="0"/>
          <w:numId w:val="396"/>
        </w:numPr>
        <w:spacing w:after="120"/>
        <w:ind w:hanging="357"/>
      </w:pPr>
      <w:r w:rsidRPr="00126D46">
        <w:rPr>
          <w:b/>
          <w:bCs/>
        </w:rPr>
        <w:t>Datenführung und Qualitätssicherung</w:t>
      </w:r>
      <w:r w:rsidRPr="00126D46">
        <w:t xml:space="preserve"> </w:t>
      </w:r>
    </w:p>
    <w:p w14:paraId="71E4E191" w14:textId="77777777" w:rsidR="00126D46" w:rsidRPr="00126D46" w:rsidRDefault="00126D46" w:rsidP="00126D46">
      <w:pPr>
        <w:numPr>
          <w:ilvl w:val="1"/>
          <w:numId w:val="396"/>
        </w:numPr>
        <w:spacing w:after="120"/>
        <w:ind w:hanging="357"/>
      </w:pPr>
      <w:r w:rsidRPr="00126D46">
        <w:t xml:space="preserve">Führung und Archivierung der Staatsgrenzdokumentation in analoger und digitaler Form </w:t>
      </w:r>
    </w:p>
    <w:p w14:paraId="74AE76FA" w14:textId="77777777" w:rsidR="00126D46" w:rsidRPr="00126D46" w:rsidRDefault="00126D46" w:rsidP="00126D46">
      <w:pPr>
        <w:numPr>
          <w:ilvl w:val="1"/>
          <w:numId w:val="396"/>
        </w:numPr>
        <w:spacing w:after="120"/>
        <w:ind w:hanging="357"/>
      </w:pPr>
      <w:r w:rsidRPr="00126D46">
        <w:t xml:space="preserve">Integration der Staatsgrenzdaten in nationale Systeme sowie Harmonisierung im europäischen Referenzsystem </w:t>
      </w:r>
    </w:p>
    <w:p w14:paraId="64174609" w14:textId="77777777" w:rsidR="00126D46" w:rsidRPr="00126D46" w:rsidRDefault="00126D46" w:rsidP="00126D46">
      <w:pPr>
        <w:numPr>
          <w:ilvl w:val="0"/>
          <w:numId w:val="396"/>
        </w:numPr>
        <w:spacing w:after="120"/>
        <w:ind w:hanging="357"/>
      </w:pPr>
      <w:r w:rsidRPr="00126D46">
        <w:rPr>
          <w:b/>
          <w:bCs/>
        </w:rPr>
        <w:t>Service und Unterstützung</w:t>
      </w:r>
      <w:r w:rsidRPr="00126D46">
        <w:t xml:space="preserve"> </w:t>
      </w:r>
    </w:p>
    <w:p w14:paraId="6BE6B2CA" w14:textId="77777777" w:rsidR="00126D46" w:rsidRPr="00126D46" w:rsidRDefault="00126D46" w:rsidP="00126D46">
      <w:pPr>
        <w:numPr>
          <w:ilvl w:val="1"/>
          <w:numId w:val="396"/>
        </w:numPr>
        <w:spacing w:after="120"/>
        <w:ind w:hanging="357"/>
      </w:pPr>
      <w:r w:rsidRPr="00126D46">
        <w:t xml:space="preserve">Fachliche Auskünfte, Bereitstellung von Unterlagen sowie Unterstützung bei administrativen und technischen Fragestellungen im Bereich Staatsgrenzen </w:t>
      </w:r>
    </w:p>
    <w:p w14:paraId="37A186CC" w14:textId="50B43279" w:rsidR="007A1B92" w:rsidRDefault="007A1B92" w:rsidP="00DE619E">
      <w:pPr>
        <w:pStyle w:val="2nummeriert"/>
      </w:pPr>
      <w:bookmarkStart w:id="237" w:name="_Toc226466646"/>
      <w:r>
        <w:t>Schnittstellen und Kooperationen</w:t>
      </w:r>
      <w:bookmarkEnd w:id="237"/>
      <w:r>
        <w:t xml:space="preserve"> </w:t>
      </w:r>
    </w:p>
    <w:p w14:paraId="4ABD015F" w14:textId="77777777" w:rsidR="007A1B92" w:rsidRPr="007A1B92" w:rsidRDefault="007A1B92" w:rsidP="007A1B92">
      <w:pPr>
        <w:rPr>
          <w:b/>
          <w:bCs/>
          <w:u w:val="single"/>
        </w:rPr>
      </w:pPr>
      <w:r w:rsidRPr="007A1B92">
        <w:rPr>
          <w:b/>
          <w:bCs/>
          <w:u w:val="single"/>
        </w:rPr>
        <w:t>Schnittstellen/Kooperationen BMWET</w:t>
      </w:r>
    </w:p>
    <w:p w14:paraId="4FEA7B5E" w14:textId="77777777" w:rsidR="007A1B92" w:rsidRPr="007A1B92" w:rsidRDefault="007A1B92" w:rsidP="007A1B92">
      <w:pPr>
        <w:rPr>
          <w:b/>
          <w:bCs/>
          <w:u w:val="single"/>
        </w:rPr>
      </w:pPr>
    </w:p>
    <w:p w14:paraId="718BA787" w14:textId="77777777" w:rsidR="007A1B92" w:rsidRPr="007A1B92" w:rsidRDefault="007A1B92" w:rsidP="007A1B92">
      <w:pPr>
        <w:rPr>
          <w:b/>
          <w:bCs/>
          <w:u w:val="single"/>
        </w:rPr>
      </w:pPr>
      <w:r w:rsidRPr="007A1B92">
        <w:rPr>
          <w:b/>
          <w:bCs/>
          <w:u w:val="single"/>
        </w:rPr>
        <w:t>Schnittstellen/Kooperationen zu anderen Ministerien</w:t>
      </w:r>
    </w:p>
    <w:p w14:paraId="15A6D2D7" w14:textId="77777777" w:rsidR="007A1B92" w:rsidRPr="007A1B92" w:rsidRDefault="007A1B92" w:rsidP="007A1B92">
      <w:pPr>
        <w:rPr>
          <w:b/>
          <w:bCs/>
          <w:u w:val="single"/>
        </w:rPr>
      </w:pPr>
    </w:p>
    <w:p w14:paraId="3BF3520E" w14:textId="77777777" w:rsidR="007A1B92" w:rsidRPr="007A1B92" w:rsidRDefault="007A1B92" w:rsidP="007A1B92">
      <w:pPr>
        <w:rPr>
          <w:b/>
          <w:bCs/>
          <w:u w:val="single"/>
        </w:rPr>
      </w:pPr>
      <w:r w:rsidRPr="007A1B92">
        <w:rPr>
          <w:b/>
          <w:bCs/>
          <w:u w:val="single"/>
        </w:rPr>
        <w:t>Schnittstellen/Kooperation zu anderen Gebietskörperschaften</w:t>
      </w:r>
    </w:p>
    <w:p w14:paraId="009FB5A9" w14:textId="77777777" w:rsidR="007A1B92" w:rsidRPr="007A1B92" w:rsidRDefault="007A1B92" w:rsidP="007A1B92">
      <w:pPr>
        <w:rPr>
          <w:b/>
          <w:bCs/>
          <w:u w:val="single"/>
        </w:rPr>
      </w:pPr>
    </w:p>
    <w:p w14:paraId="163D8DEC" w14:textId="0A08CE51" w:rsidR="00126D46" w:rsidRPr="007A1B92" w:rsidRDefault="007A1B92" w:rsidP="007A1B92">
      <w:pPr>
        <w:rPr>
          <w:b/>
          <w:bCs/>
          <w:u w:val="single"/>
        </w:rPr>
      </w:pPr>
      <w:r w:rsidRPr="007A1B92">
        <w:rPr>
          <w:b/>
          <w:bCs/>
          <w:u w:val="single"/>
        </w:rPr>
        <w:t>Schnittstellen/Kooperation zu internationalen Gremien</w:t>
      </w:r>
    </w:p>
    <w:p w14:paraId="6F89DF27" w14:textId="77777777" w:rsidR="007A1B92" w:rsidRPr="008601B9" w:rsidRDefault="007A1B92" w:rsidP="008601B9"/>
    <w:p w14:paraId="12FB0C64" w14:textId="77777777" w:rsidR="00301A0E" w:rsidRDefault="00301A0E" w:rsidP="00DE619E">
      <w:pPr>
        <w:pStyle w:val="1nummeriert"/>
      </w:pPr>
      <w:bookmarkStart w:id="238" w:name="_Toc226466647"/>
      <w:r>
        <w:lastRenderedPageBreak/>
        <w:t>Gruppe Marktüberwachung</w:t>
      </w:r>
      <w:bookmarkEnd w:id="238"/>
    </w:p>
    <w:p w14:paraId="0B75D6E1" w14:textId="16421C93" w:rsidR="009577F2" w:rsidRPr="009577F2" w:rsidRDefault="009577F2" w:rsidP="00DE619E">
      <w:pPr>
        <w:pStyle w:val="2nummeriert"/>
        <w:rPr>
          <w:shd w:val="clear" w:color="auto" w:fill="FFFFFF"/>
        </w:rPr>
      </w:pPr>
      <w:bookmarkStart w:id="239" w:name="_Toc226466648"/>
      <w:bookmarkStart w:id="240" w:name="_Toc8204669"/>
      <w:bookmarkStart w:id="241" w:name="_Toc9869244"/>
      <w:r w:rsidRPr="009577F2">
        <w:rPr>
          <w:shd w:val="clear" w:color="auto" w:fill="FFFFFF"/>
        </w:rPr>
        <w:t>Organigramm</w:t>
      </w:r>
      <w:bookmarkEnd w:id="239"/>
    </w:p>
    <w:p w14:paraId="63CE3AA1" w14:textId="1E80236D" w:rsidR="009577F2" w:rsidRDefault="009577F2" w:rsidP="00126D46">
      <w:pPr>
        <w:rPr>
          <w:rFonts w:cs="Times New Roman"/>
          <w:szCs w:val="20"/>
          <w:shd w:val="clear" w:color="auto" w:fill="FFFFFF"/>
        </w:rPr>
      </w:pPr>
      <w:r>
        <w:rPr>
          <w:rFonts w:cs="Times New Roman"/>
          <w:noProof/>
          <w:szCs w:val="20"/>
          <w:shd w:val="clear" w:color="auto" w:fill="FFFFFF"/>
          <w14:numForm w14:val="default"/>
        </w:rPr>
        <w:drawing>
          <wp:inline distT="0" distB="0" distL="0" distR="0" wp14:anchorId="34DBD1AF" wp14:editId="7F48F411">
            <wp:extent cx="5612130" cy="6912610"/>
            <wp:effectExtent l="0" t="0" r="7620" b="2540"/>
            <wp:docPr id="1178090030"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0030" name="Grafik 1178090030"/>
                    <pic:cNvPicPr/>
                  </pic:nvPicPr>
                  <pic:blipFill>
                    <a:blip r:embed="rId18">
                      <a:extLst>
                        <a:ext uri="{28A0092B-C50C-407E-A947-70E740481C1C}">
                          <a14:useLocalDpi xmlns:a14="http://schemas.microsoft.com/office/drawing/2010/main" val="0"/>
                        </a:ext>
                      </a:extLst>
                    </a:blip>
                    <a:stretch>
                      <a:fillRect/>
                    </a:stretch>
                  </pic:blipFill>
                  <pic:spPr>
                    <a:xfrm>
                      <a:off x="0" y="0"/>
                      <a:ext cx="5612130" cy="6912610"/>
                    </a:xfrm>
                    <a:prstGeom prst="rect">
                      <a:avLst/>
                    </a:prstGeom>
                  </pic:spPr>
                </pic:pic>
              </a:graphicData>
            </a:graphic>
          </wp:inline>
        </w:drawing>
      </w:r>
    </w:p>
    <w:p w14:paraId="1BC6DF57" w14:textId="77777777" w:rsidR="009577F2" w:rsidRDefault="009577F2" w:rsidP="00126D46">
      <w:pPr>
        <w:rPr>
          <w:rFonts w:cs="Times New Roman"/>
          <w:szCs w:val="20"/>
          <w:shd w:val="clear" w:color="auto" w:fill="FFFFFF"/>
        </w:rPr>
      </w:pPr>
    </w:p>
    <w:p w14:paraId="36571ECC" w14:textId="36C2A990" w:rsidR="009577F2" w:rsidRDefault="009577F2" w:rsidP="00DE619E">
      <w:pPr>
        <w:pStyle w:val="2nummeriert"/>
        <w:rPr>
          <w:shd w:val="clear" w:color="auto" w:fill="FFFFFF"/>
        </w:rPr>
      </w:pPr>
      <w:bookmarkStart w:id="242" w:name="_Toc226466649"/>
      <w:r>
        <w:rPr>
          <w:shd w:val="clear" w:color="auto" w:fill="FFFFFF"/>
        </w:rPr>
        <w:lastRenderedPageBreak/>
        <w:t>Stab Marküberwachung</w:t>
      </w:r>
      <w:bookmarkEnd w:id="242"/>
    </w:p>
    <w:p w14:paraId="55163060" w14:textId="136F0F44" w:rsidR="009577F2" w:rsidRDefault="009577F2" w:rsidP="009577F2">
      <w:r>
        <w:t>Die bundesweite Koordination und Steuerung der Eichämter sowie ihrer Dienstleistungs- und Serviceprozesse erfolgt zentral im Stab der Gruppe Marktüberwachung. Dabei werden insbesondere folgende Aufgaben wahrgenommen:</w:t>
      </w:r>
    </w:p>
    <w:p w14:paraId="4F4AC7EA" w14:textId="0CA3C345" w:rsidR="009577F2" w:rsidRDefault="009577F2" w:rsidP="009577F2">
      <w:pPr>
        <w:pStyle w:val="Aufzhlungszeichen"/>
      </w:pPr>
      <w:r>
        <w:t>Dienst- und Fachaufsicht über die dezentralen Dienststellen und den M-Stab sowie Koordination deren Tätigkeiten</w:t>
      </w:r>
    </w:p>
    <w:p w14:paraId="02E42B36" w14:textId="2D656ADD" w:rsidR="009577F2" w:rsidRDefault="009577F2" w:rsidP="009577F2">
      <w:pPr>
        <w:pStyle w:val="Aufzhlungszeichen"/>
      </w:pPr>
      <w:r>
        <w:t>Strategische Planung auf Basis der BEV-Strategie und Festlegung von Zielvorgaben</w:t>
      </w:r>
    </w:p>
    <w:p w14:paraId="065A69DF" w14:textId="58220349" w:rsidR="009577F2" w:rsidRDefault="009577F2" w:rsidP="009577F2">
      <w:pPr>
        <w:pStyle w:val="Aufzhlungszeichen"/>
      </w:pPr>
      <w:r>
        <w:t>Fachliche Beratung und Betreuung der Eichämter sowie Erstellung von Richtlinien, Stellungnahmen und Anfragebeantwortungen</w:t>
      </w:r>
    </w:p>
    <w:p w14:paraId="559C4CC8" w14:textId="690F861B" w:rsidR="009577F2" w:rsidRDefault="009577F2" w:rsidP="009577F2">
      <w:pPr>
        <w:pStyle w:val="Aufzhlungszeichen"/>
      </w:pPr>
      <w:r>
        <w:t>Integrative Zusammenarbeit und Koordination mit anderen Gruppen sowie dem PTP zur Nutzung von Synergien</w:t>
      </w:r>
    </w:p>
    <w:p w14:paraId="683A6B09" w14:textId="17588569" w:rsidR="009577F2" w:rsidRDefault="009577F2" w:rsidP="009577F2">
      <w:pPr>
        <w:pStyle w:val="Aufzhlungszeichen"/>
      </w:pPr>
      <w:r>
        <w:t>Planung und Durchführung von Tagungen, Informationsveranstaltungen und Schulungen für die dezentralen Dienststellen</w:t>
      </w:r>
    </w:p>
    <w:p w14:paraId="242939BF" w14:textId="48E9CA50" w:rsidR="009577F2" w:rsidRDefault="009577F2" w:rsidP="009577F2">
      <w:pPr>
        <w:pStyle w:val="Aufzhlungszeichen"/>
      </w:pPr>
      <w:r>
        <w:t>Organisation und Bereitstellung der erforderlichen Ressourcen und Infrastruktur (insb. IT und technische Ausstattung) in Zusammenarbeit mit den zuständigen BEV-Abteilungen</w:t>
      </w:r>
    </w:p>
    <w:p w14:paraId="5C99296E" w14:textId="5316775F" w:rsidR="009577F2" w:rsidRDefault="009577F2" w:rsidP="009577F2">
      <w:pPr>
        <w:pStyle w:val="Aufzhlungszeichen"/>
      </w:pPr>
      <w:r>
        <w:t>Kommunikation mit Bundesministerien, anderen Ressorts, Gebietskörperschaften sowie weiteren Behörden</w:t>
      </w:r>
    </w:p>
    <w:p w14:paraId="7AD74104" w14:textId="36E19AD6" w:rsidR="009577F2" w:rsidRDefault="009577F2" w:rsidP="009577F2">
      <w:pPr>
        <w:pStyle w:val="Aufzhlungszeichen"/>
      </w:pPr>
      <w:r>
        <w:t>Zusammenarbeit mit externen Stakeholdern (z. B. Wirtschaftskammer, Bundesimmobiliengesellschaft, Energieversorger)</w:t>
      </w:r>
    </w:p>
    <w:p w14:paraId="2EE63169" w14:textId="3A3A8781" w:rsidR="009577F2" w:rsidRDefault="009577F2" w:rsidP="009577F2">
      <w:pPr>
        <w:pStyle w:val="Aufzhlungszeichen"/>
      </w:pPr>
      <w:r>
        <w:t>Internationale Zusammenarbeit und Vertretung des BEV in nationalen und internationalen Gremien (z. B. WELMEC, ADCO, Unionsnetzwerk für Produktkonformität)</w:t>
      </w:r>
    </w:p>
    <w:p w14:paraId="500265D5" w14:textId="0C918765" w:rsidR="009577F2" w:rsidRDefault="009577F2" w:rsidP="009577F2">
      <w:pPr>
        <w:pStyle w:val="Aufzhlungszeichen"/>
      </w:pPr>
      <w:r>
        <w:t>Mitwirkung bei legislativen Arbeiten in den Bereichen Marktüberwachung, Mess- und Eichwesen, Energiemanagement und Punzierungskontrolle</w:t>
      </w:r>
    </w:p>
    <w:p w14:paraId="07096A4F" w14:textId="52301F00" w:rsidR="009577F2" w:rsidRDefault="009577F2" w:rsidP="009577F2">
      <w:pPr>
        <w:pStyle w:val="Aufzhlungszeichen"/>
      </w:pPr>
      <w:r>
        <w:t>Führung des Qualitäts- und Beschwerdemanagements für die dezentralen Dienststellen</w:t>
      </w:r>
    </w:p>
    <w:p w14:paraId="0F400895" w14:textId="068149BC" w:rsidR="009577F2" w:rsidRDefault="009577F2" w:rsidP="009577F2">
      <w:pPr>
        <w:pStyle w:val="Aufzhlungszeichen"/>
      </w:pPr>
      <w:r>
        <w:t>Koordination der Öffentlichkeitsarbeit der Eichämter in Abstimmung mit dem Informationsmanagement des BEV</w:t>
      </w:r>
    </w:p>
    <w:p w14:paraId="2695F23B" w14:textId="4D2B1D03" w:rsidR="009577F2" w:rsidRDefault="009577F2" w:rsidP="009577F2">
      <w:pPr>
        <w:pStyle w:val="Aufzhlungszeichen"/>
      </w:pPr>
      <w:r>
        <w:t>Zentrale Koordination und Abwicklung von Marktüberwachungsfällen inklusive Kommunikation mit Herstellern und Importeuren</w:t>
      </w:r>
    </w:p>
    <w:p w14:paraId="617A7A74" w14:textId="7133E75A" w:rsidR="009577F2" w:rsidRDefault="009577F2" w:rsidP="009577F2">
      <w:pPr>
        <w:pStyle w:val="Aufzhlungszeichen"/>
      </w:pPr>
      <w:r>
        <w:t>Administration der Sicherungszeichen (Ermächtigung, Entzug, Verwarnung) für Messgeräte</w:t>
      </w:r>
    </w:p>
    <w:p w14:paraId="550161E5" w14:textId="7C32FA2E" w:rsidR="009577F2" w:rsidRPr="009577F2" w:rsidRDefault="009577F2" w:rsidP="009577F2">
      <w:pPr>
        <w:pStyle w:val="Aufzhlungszeichen"/>
      </w:pPr>
      <w:r>
        <w:t>Laufende Analyse und Weiterentwicklung der Arbeitsprozesse der Eichämter als Grundlage für deren Umsetzung in den Produktionssystemen</w:t>
      </w:r>
    </w:p>
    <w:p w14:paraId="1638B952" w14:textId="2F77064D" w:rsidR="009577F2" w:rsidRPr="009577F2" w:rsidRDefault="009577F2" w:rsidP="00DE619E">
      <w:pPr>
        <w:pStyle w:val="2nummeriert"/>
        <w:rPr>
          <w:shd w:val="clear" w:color="auto" w:fill="FFFFFF"/>
        </w:rPr>
      </w:pPr>
      <w:bookmarkStart w:id="243" w:name="_Toc226466650"/>
      <w:r>
        <w:rPr>
          <w:shd w:val="clear" w:color="auto" w:fill="FFFFFF"/>
        </w:rPr>
        <w:t xml:space="preserve">Fachbereiche und </w:t>
      </w:r>
      <w:r w:rsidRPr="009577F2">
        <w:rPr>
          <w:shd w:val="clear" w:color="auto" w:fill="FFFFFF"/>
        </w:rPr>
        <w:t>Aufgaben</w:t>
      </w:r>
      <w:r>
        <w:rPr>
          <w:shd w:val="clear" w:color="auto" w:fill="FFFFFF"/>
        </w:rPr>
        <w:t>felder</w:t>
      </w:r>
      <w:bookmarkEnd w:id="243"/>
      <w:r w:rsidRPr="009577F2">
        <w:rPr>
          <w:shd w:val="clear" w:color="auto" w:fill="FFFFFF"/>
        </w:rPr>
        <w:t xml:space="preserve"> </w:t>
      </w:r>
    </w:p>
    <w:p w14:paraId="0E65261A" w14:textId="4C633D6F" w:rsidR="00126D46" w:rsidRDefault="00126D46" w:rsidP="00126D46">
      <w:pPr>
        <w:rPr>
          <w:rFonts w:cs="Times New Roman"/>
          <w:szCs w:val="20"/>
          <w:shd w:val="clear" w:color="auto" w:fill="FFFFFF"/>
        </w:rPr>
      </w:pPr>
      <w:r w:rsidRPr="00126D46">
        <w:rPr>
          <w:rFonts w:cs="Times New Roman"/>
          <w:szCs w:val="20"/>
          <w:shd w:val="clear" w:color="auto" w:fill="FFFFFF"/>
        </w:rPr>
        <w:t xml:space="preserve">Die Gruppe Marktüberwachung ist für die bundesweite Koordination und Durchführung von Marktüberwachungs- und Eichamtsprozessen sowie für die Steuerung der Eichämter verantwortlich. Sie trägt durch die Bündelung zentraler Aufgaben – insbesondere Marktüberwachung, Verbraucherbehördenkooperation und Punzierungskontrolle – </w:t>
      </w:r>
      <w:r w:rsidRPr="00126D46">
        <w:rPr>
          <w:rFonts w:cs="Times New Roman"/>
          <w:szCs w:val="20"/>
          <w:shd w:val="clear" w:color="auto" w:fill="FFFFFF"/>
        </w:rPr>
        <w:lastRenderedPageBreak/>
        <w:t>wesentlich zum Konsumentenschutz bei und unterstützt zusätzlich die öffentliche Verwaltung bei der Umsetzung von Klimazielen.</w:t>
      </w:r>
    </w:p>
    <w:p w14:paraId="4A8F2527" w14:textId="6D773D73" w:rsidR="00E0609F" w:rsidRPr="00E0609F" w:rsidRDefault="00E0609F" w:rsidP="00126D46">
      <w:pPr>
        <w:rPr>
          <w:rFonts w:cs="Times New Roman"/>
          <w:b/>
          <w:bCs/>
          <w:sz w:val="24"/>
          <w:szCs w:val="22"/>
          <w:u w:val="single"/>
          <w:shd w:val="clear" w:color="auto" w:fill="FFFFFF"/>
        </w:rPr>
      </w:pPr>
      <w:r w:rsidRPr="00E0609F">
        <w:rPr>
          <w:rFonts w:cs="Times New Roman"/>
          <w:b/>
          <w:bCs/>
          <w:sz w:val="24"/>
          <w:szCs w:val="22"/>
          <w:u w:val="single"/>
          <w:shd w:val="clear" w:color="auto" w:fill="FFFFFF"/>
        </w:rPr>
        <w:t>Marktüberwachungsbehörde</w:t>
      </w:r>
    </w:p>
    <w:p w14:paraId="6B1AF030" w14:textId="77777777" w:rsidR="009577F2" w:rsidRDefault="00126D46" w:rsidP="009577F2">
      <w:pPr>
        <w:rPr>
          <w:rFonts w:cs="Times New Roman"/>
          <w:szCs w:val="20"/>
          <w:shd w:val="clear" w:color="auto" w:fill="FFFFFF"/>
        </w:rPr>
      </w:pPr>
      <w:r w:rsidRPr="00126D46">
        <w:rPr>
          <w:rFonts w:cs="Times New Roman"/>
          <w:szCs w:val="20"/>
          <w:shd w:val="clear" w:color="auto" w:fill="FFFFFF"/>
        </w:rPr>
        <w:t>Die Marktüberwachungsbehörde wird tätig, wenn Sicherheitsrisiken bestehen oder rechtliche Vorgaben nicht eingehalten werden, und setzt sowohl reaktive Maßnahmen (z.B. bei Beschwerden) als auch proaktive Kontrollen (Stichproben, Inspektionen) um, einschließlich Anordnung von Korrekturmaßnahmen, Verkaufsverboten oder Produktrückrufen.</w:t>
      </w:r>
    </w:p>
    <w:p w14:paraId="5E7BBC4B" w14:textId="7E4E905E" w:rsidR="00E0609F" w:rsidRPr="00E0609F" w:rsidRDefault="00E0609F" w:rsidP="00E0609F">
      <w:pPr>
        <w:spacing w:after="120"/>
        <w:rPr>
          <w:rFonts w:cs="Times New Roman"/>
          <w:szCs w:val="20"/>
          <w:shd w:val="clear" w:color="auto" w:fill="FFFFFF"/>
        </w:rPr>
      </w:pPr>
      <w:r w:rsidRPr="00E0609F">
        <w:rPr>
          <w:rFonts w:cs="Times New Roman"/>
          <w:b/>
          <w:bCs/>
          <w:szCs w:val="20"/>
          <w:shd w:val="clear" w:color="auto" w:fill="FFFFFF"/>
        </w:rPr>
        <w:t>Zuständige Produktbereiche</w:t>
      </w:r>
      <w:r w:rsidRPr="00E0609F">
        <w:rPr>
          <w:rFonts w:cs="Times New Roman"/>
          <w:szCs w:val="20"/>
          <w:shd w:val="clear" w:color="auto" w:fill="FFFFFF"/>
        </w:rPr>
        <w:t xml:space="preserve"> </w:t>
      </w:r>
    </w:p>
    <w:p w14:paraId="4BF3693B" w14:textId="0E3088C5" w:rsidR="00E0609F" w:rsidRPr="00E0609F" w:rsidRDefault="00E0609F" w:rsidP="00E0609F">
      <w:pPr>
        <w:numPr>
          <w:ilvl w:val="0"/>
          <w:numId w:val="398"/>
        </w:numPr>
        <w:spacing w:after="120"/>
        <w:rPr>
          <w:rFonts w:cs="Times New Roman"/>
          <w:szCs w:val="20"/>
          <w:shd w:val="clear" w:color="auto" w:fill="FFFFFF"/>
        </w:rPr>
      </w:pPr>
      <w:r w:rsidRPr="00E0609F">
        <w:rPr>
          <w:rFonts w:cs="Times New Roman"/>
          <w:szCs w:val="20"/>
          <w:shd w:val="clear" w:color="auto" w:fill="FFFFFF"/>
        </w:rPr>
        <w:t>Für bestimmte Produktsektoren ist das BEV als Marktüberwachungsbehörde direkt zuständig</w:t>
      </w:r>
      <w:r>
        <w:rPr>
          <w:rFonts w:cs="Times New Roman"/>
          <w:szCs w:val="20"/>
          <w:shd w:val="clear" w:color="auto" w:fill="FFFFFF"/>
        </w:rPr>
        <w:t xml:space="preserve">, </w:t>
      </w:r>
      <w:r w:rsidRPr="00E0609F">
        <w:rPr>
          <w:rFonts w:cs="Times New Roman"/>
          <w:szCs w:val="20"/>
          <w:shd w:val="clear" w:color="auto" w:fill="FFFFFF"/>
        </w:rPr>
        <w:t xml:space="preserve">u. a. Aerosolpackungen, Aufzüge, Druckgeräte, elektrische Geräte (inkl. Ökodesign/Energielabel), Maschinen, Messgeräte, persönliche Schutzausrüstung, Sportboote sowie Produkte mit spezifischen Kennzeichnungs- und Emissionsanforderungen </w:t>
      </w:r>
    </w:p>
    <w:p w14:paraId="5418CA0F" w14:textId="0BE2E95B" w:rsidR="00E0609F" w:rsidRPr="00E0609F" w:rsidRDefault="00E0609F" w:rsidP="00E0609F">
      <w:pPr>
        <w:spacing w:after="120"/>
        <w:rPr>
          <w:rFonts w:cs="Times New Roman"/>
          <w:szCs w:val="20"/>
          <w:shd w:val="clear" w:color="auto" w:fill="FFFFFF"/>
        </w:rPr>
      </w:pPr>
      <w:r w:rsidRPr="00E0609F">
        <w:rPr>
          <w:rFonts w:cs="Times New Roman"/>
          <w:b/>
          <w:bCs/>
          <w:szCs w:val="20"/>
          <w:shd w:val="clear" w:color="auto" w:fill="FFFFFF"/>
        </w:rPr>
        <w:t>Kontroll- und Prüftätigkeiten</w:t>
      </w:r>
      <w:r w:rsidRPr="00E0609F">
        <w:rPr>
          <w:rFonts w:cs="Times New Roman"/>
          <w:szCs w:val="20"/>
          <w:shd w:val="clear" w:color="auto" w:fill="FFFFFF"/>
        </w:rPr>
        <w:t xml:space="preserve"> </w:t>
      </w:r>
    </w:p>
    <w:p w14:paraId="560C822E" w14:textId="77777777" w:rsidR="00E0609F" w:rsidRPr="00E0609F" w:rsidRDefault="00E0609F" w:rsidP="00E0609F">
      <w:pPr>
        <w:numPr>
          <w:ilvl w:val="0"/>
          <w:numId w:val="399"/>
        </w:numPr>
        <w:spacing w:after="120"/>
        <w:rPr>
          <w:rFonts w:cs="Times New Roman"/>
          <w:szCs w:val="20"/>
          <w:shd w:val="clear" w:color="auto" w:fill="FFFFFF"/>
        </w:rPr>
      </w:pPr>
      <w:r w:rsidRPr="00E0609F">
        <w:rPr>
          <w:rFonts w:cs="Times New Roman"/>
          <w:szCs w:val="20"/>
          <w:shd w:val="clear" w:color="auto" w:fill="FFFFFF"/>
        </w:rPr>
        <w:t xml:space="preserve">Überprüfung des erstmaligen Inverkehrbringens von Produkten sowie der korrekten Verwendung von Messgeräten im Betrieb </w:t>
      </w:r>
    </w:p>
    <w:p w14:paraId="38EB0BA8" w14:textId="77777777" w:rsidR="00E0609F" w:rsidRPr="00E0609F" w:rsidRDefault="00E0609F" w:rsidP="00E0609F">
      <w:pPr>
        <w:numPr>
          <w:ilvl w:val="0"/>
          <w:numId w:val="399"/>
        </w:numPr>
        <w:spacing w:after="120"/>
        <w:rPr>
          <w:rFonts w:cs="Times New Roman"/>
          <w:szCs w:val="20"/>
          <w:shd w:val="clear" w:color="auto" w:fill="FFFFFF"/>
        </w:rPr>
      </w:pPr>
      <w:r w:rsidRPr="00E0609F">
        <w:rPr>
          <w:rFonts w:cs="Times New Roman"/>
          <w:szCs w:val="20"/>
          <w:shd w:val="clear" w:color="auto" w:fill="FFFFFF"/>
        </w:rPr>
        <w:t xml:space="preserve">Durchführung von Stichprobenkontrollen bei Herstellung, Import und Handel, insbesondere bei Fertigpackungen (Füllmenge, Kennzeichnung, Kontrollmessgeräte) </w:t>
      </w:r>
    </w:p>
    <w:p w14:paraId="2C2B09EB" w14:textId="7D276805" w:rsidR="00E0609F" w:rsidRPr="00E0609F" w:rsidRDefault="00E0609F" w:rsidP="00E0609F">
      <w:pPr>
        <w:spacing w:after="120"/>
        <w:rPr>
          <w:rFonts w:cs="Times New Roman"/>
          <w:szCs w:val="20"/>
          <w:shd w:val="clear" w:color="auto" w:fill="FFFFFF"/>
        </w:rPr>
      </w:pPr>
      <w:r w:rsidRPr="00E0609F">
        <w:rPr>
          <w:rFonts w:cs="Times New Roman"/>
          <w:b/>
          <w:bCs/>
          <w:szCs w:val="20"/>
          <w:shd w:val="clear" w:color="auto" w:fill="FFFFFF"/>
        </w:rPr>
        <w:t>Vorgehensweise der Marktüberwachung</w:t>
      </w:r>
      <w:r w:rsidRPr="00E0609F">
        <w:rPr>
          <w:rFonts w:cs="Times New Roman"/>
          <w:szCs w:val="20"/>
          <w:shd w:val="clear" w:color="auto" w:fill="FFFFFF"/>
        </w:rPr>
        <w:t xml:space="preserve"> </w:t>
      </w:r>
    </w:p>
    <w:p w14:paraId="0A2846B4" w14:textId="77777777" w:rsidR="00E0609F" w:rsidRPr="00E0609F" w:rsidRDefault="00E0609F" w:rsidP="00E0609F">
      <w:pPr>
        <w:numPr>
          <w:ilvl w:val="0"/>
          <w:numId w:val="400"/>
        </w:numPr>
        <w:spacing w:after="120"/>
        <w:rPr>
          <w:rFonts w:cs="Times New Roman"/>
          <w:szCs w:val="20"/>
          <w:shd w:val="clear" w:color="auto" w:fill="FFFFFF"/>
        </w:rPr>
      </w:pPr>
      <w:r w:rsidRPr="00E0609F">
        <w:rPr>
          <w:rFonts w:cs="Times New Roman"/>
          <w:szCs w:val="20"/>
          <w:shd w:val="clear" w:color="auto" w:fill="FFFFFF"/>
        </w:rPr>
        <w:t xml:space="preserve">Reaktive Maßnahmen auf Basis von Beschwerden von Verbraucherinnen und Verbrauchern oder anderer Mitgliedstaaten </w:t>
      </w:r>
    </w:p>
    <w:p w14:paraId="462D220F" w14:textId="77777777" w:rsidR="00E0609F" w:rsidRPr="00E0609F" w:rsidRDefault="00E0609F" w:rsidP="00E0609F">
      <w:pPr>
        <w:numPr>
          <w:ilvl w:val="0"/>
          <w:numId w:val="400"/>
        </w:numPr>
        <w:spacing w:after="120"/>
        <w:rPr>
          <w:rFonts w:cs="Times New Roman"/>
          <w:szCs w:val="20"/>
          <w:shd w:val="clear" w:color="auto" w:fill="FFFFFF"/>
        </w:rPr>
      </w:pPr>
      <w:r w:rsidRPr="00E0609F">
        <w:rPr>
          <w:rFonts w:cs="Times New Roman"/>
          <w:szCs w:val="20"/>
          <w:shd w:val="clear" w:color="auto" w:fill="FFFFFF"/>
        </w:rPr>
        <w:t xml:space="preserve">Proaktive Maßnahmen durch systematische Stichproben und Kontrollen </w:t>
      </w:r>
    </w:p>
    <w:p w14:paraId="4C807BE8" w14:textId="6697DFA2" w:rsidR="00E0609F" w:rsidRPr="00E0609F" w:rsidRDefault="00E0609F" w:rsidP="00E0609F">
      <w:pPr>
        <w:spacing w:after="120"/>
        <w:rPr>
          <w:rFonts w:cs="Times New Roman"/>
          <w:szCs w:val="20"/>
          <w:shd w:val="clear" w:color="auto" w:fill="FFFFFF"/>
        </w:rPr>
      </w:pPr>
      <w:r w:rsidRPr="00E0609F">
        <w:rPr>
          <w:rFonts w:cs="Times New Roman"/>
          <w:b/>
          <w:bCs/>
          <w:szCs w:val="20"/>
          <w:shd w:val="clear" w:color="auto" w:fill="FFFFFF"/>
        </w:rPr>
        <w:t>Maßnahmen bei Verstößen</w:t>
      </w:r>
      <w:r w:rsidRPr="00E0609F">
        <w:rPr>
          <w:rFonts w:cs="Times New Roman"/>
          <w:szCs w:val="20"/>
          <w:shd w:val="clear" w:color="auto" w:fill="FFFFFF"/>
        </w:rPr>
        <w:t xml:space="preserve"> </w:t>
      </w:r>
    </w:p>
    <w:p w14:paraId="781E40AE" w14:textId="77777777" w:rsidR="00E0609F" w:rsidRPr="00E0609F" w:rsidRDefault="00E0609F" w:rsidP="00E0609F">
      <w:pPr>
        <w:numPr>
          <w:ilvl w:val="0"/>
          <w:numId w:val="401"/>
        </w:numPr>
        <w:spacing w:after="120"/>
        <w:rPr>
          <w:rFonts w:cs="Times New Roman"/>
          <w:szCs w:val="20"/>
          <w:shd w:val="clear" w:color="auto" w:fill="FFFFFF"/>
        </w:rPr>
      </w:pPr>
      <w:r w:rsidRPr="00E0609F">
        <w:rPr>
          <w:rFonts w:cs="Times New Roman"/>
          <w:szCs w:val="20"/>
          <w:shd w:val="clear" w:color="auto" w:fill="FFFFFF"/>
        </w:rPr>
        <w:t xml:space="preserve">Durchführung von Inspektionen, auch unangekündigt </w:t>
      </w:r>
    </w:p>
    <w:p w14:paraId="3BA44567" w14:textId="77777777" w:rsidR="00E0609F" w:rsidRPr="00E0609F" w:rsidRDefault="00E0609F" w:rsidP="00E0609F">
      <w:pPr>
        <w:numPr>
          <w:ilvl w:val="0"/>
          <w:numId w:val="401"/>
        </w:numPr>
        <w:spacing w:after="120"/>
        <w:rPr>
          <w:rFonts w:cs="Times New Roman"/>
          <w:szCs w:val="20"/>
          <w:shd w:val="clear" w:color="auto" w:fill="FFFFFF"/>
        </w:rPr>
      </w:pPr>
      <w:r w:rsidRPr="00E0609F">
        <w:rPr>
          <w:rFonts w:cs="Times New Roman"/>
          <w:szCs w:val="20"/>
          <w:shd w:val="clear" w:color="auto" w:fill="FFFFFF"/>
        </w:rPr>
        <w:t>Anordnung von Korrekturmaßnahmen, Verkaufsverboten oder Produktrückrufen zur Gewährleistung von Sicherheit und Rechtskonformität</w:t>
      </w:r>
    </w:p>
    <w:p w14:paraId="7D1C1AA7" w14:textId="77777777" w:rsidR="00E0609F" w:rsidRDefault="00E0609F" w:rsidP="009577F2">
      <w:pPr>
        <w:rPr>
          <w:rFonts w:cs="Times New Roman"/>
          <w:szCs w:val="20"/>
          <w:shd w:val="clear" w:color="auto" w:fill="FFFFFF"/>
        </w:rPr>
      </w:pPr>
    </w:p>
    <w:p w14:paraId="68008126" w14:textId="5516E9FA" w:rsidR="0024501D" w:rsidRPr="009577F2" w:rsidRDefault="0024501D" w:rsidP="009577F2">
      <w:pPr>
        <w:rPr>
          <w:rFonts w:cs="Times New Roman"/>
          <w:sz w:val="24"/>
          <w:szCs w:val="22"/>
          <w:u w:val="single"/>
          <w:shd w:val="clear" w:color="auto" w:fill="FFFFFF"/>
        </w:rPr>
      </w:pPr>
      <w:r w:rsidRPr="009577F2">
        <w:rPr>
          <w:rFonts w:eastAsia="Times New Roman"/>
          <w:b/>
          <w:sz w:val="24"/>
          <w:szCs w:val="24"/>
          <w:u w:val="single"/>
          <w:lang w:eastAsia="de-AT"/>
        </w:rPr>
        <w:t>Zentrale Verbindungsstelle für Marktüberwachung</w:t>
      </w:r>
      <w:r w:rsidRPr="009577F2">
        <w:rPr>
          <w:rFonts w:eastAsia="Times New Roman"/>
          <w:sz w:val="24"/>
          <w:szCs w:val="24"/>
          <w:u w:val="single"/>
          <w:lang w:eastAsia="de-AT"/>
        </w:rPr>
        <w:t xml:space="preserve"> </w:t>
      </w:r>
    </w:p>
    <w:p w14:paraId="060768FB" w14:textId="77777777" w:rsidR="00126D46" w:rsidRPr="00126D46" w:rsidRDefault="00126D46" w:rsidP="00126D46">
      <w:pPr>
        <w:rPr>
          <w:shd w:val="clear" w:color="auto" w:fill="FFFFFF"/>
        </w:rPr>
      </w:pPr>
      <w:r w:rsidRPr="00126D46">
        <w:rPr>
          <w:shd w:val="clear" w:color="auto" w:fill="FFFFFF"/>
        </w:rPr>
        <w:t xml:space="preserve">Das BEV fungiert als Zentrale Verbindungsstelle für Marktüberwachung in Österreich und koordiniert die Zusammenarbeit der nationalen Marktüberwachungsbehörden mit der </w:t>
      </w:r>
      <w:r w:rsidRPr="00126D46">
        <w:rPr>
          <w:shd w:val="clear" w:color="auto" w:fill="FFFFFF"/>
        </w:rPr>
        <w:lastRenderedPageBreak/>
        <w:t>Europäischen Kommission. Es wirkt an der Festlegung und Umsetzung einer nationalen Marktüberwachungsstrategie mit, die an die jeweiligen Produktsektoren angepasst ist.</w:t>
      </w:r>
    </w:p>
    <w:p w14:paraId="575E6A05" w14:textId="77777777" w:rsidR="009577F2" w:rsidRDefault="00126D46" w:rsidP="009577F2">
      <w:pPr>
        <w:rPr>
          <w:shd w:val="clear" w:color="auto" w:fill="FFFFFF"/>
        </w:rPr>
      </w:pPr>
      <w:r w:rsidRPr="00126D46">
        <w:rPr>
          <w:shd w:val="clear" w:color="auto" w:fill="FFFFFF"/>
        </w:rPr>
        <w:t>Durch die Überwachung der Einhaltung der EU-Harmonisierungsvorschriften wird der freie Warenverkehr sichergestellt sowie ein fairer Wettbewerb, hoher Sicherheitsstandard und umfassender Verbraucher-, Umwelt- und Klimaschutz gewährleistet.</w:t>
      </w:r>
    </w:p>
    <w:p w14:paraId="24A3B1FC" w14:textId="56961988" w:rsidR="009577F2" w:rsidRPr="009577F2" w:rsidRDefault="00876C0F" w:rsidP="009577F2">
      <w:pPr>
        <w:rPr>
          <w:b/>
          <w:bCs/>
          <w:sz w:val="24"/>
          <w:szCs w:val="24"/>
          <w:u w:val="single"/>
          <w:shd w:val="clear" w:color="auto" w:fill="FFFFFF"/>
        </w:rPr>
      </w:pPr>
      <w:r w:rsidRPr="009577F2">
        <w:rPr>
          <w:b/>
          <w:bCs/>
          <w:sz w:val="24"/>
          <w:szCs w:val="24"/>
          <w:u w:val="single"/>
          <w:shd w:val="clear" w:color="auto" w:fill="FFFFFF"/>
        </w:rPr>
        <w:t>Verbraucherbehördenkooperations</w:t>
      </w:r>
      <w:r w:rsidR="009577F2" w:rsidRPr="009577F2">
        <w:rPr>
          <w:b/>
          <w:bCs/>
          <w:sz w:val="24"/>
          <w:szCs w:val="24"/>
          <w:u w:val="single"/>
          <w:shd w:val="clear" w:color="auto" w:fill="FFFFFF"/>
        </w:rPr>
        <w:t>netzwerk</w:t>
      </w:r>
    </w:p>
    <w:p w14:paraId="4850BA95" w14:textId="77C59C9A" w:rsidR="009577F2" w:rsidRDefault="009577F2" w:rsidP="009577F2">
      <w:pPr>
        <w:rPr>
          <w:szCs w:val="22"/>
        </w:rPr>
      </w:pPr>
      <w:r w:rsidRPr="009577F2">
        <w:rPr>
          <w:szCs w:val="22"/>
        </w:rPr>
        <w:t>Mit der Novelle des Verbraucherbehördenkooperationsgesetzes wurde das BEV als zuständige Behörde Teil des europäischen Netzwerks der Verbraucherbehörden gemäß CPC-Verordnung. Es nimmt damit eine zentrale Rolle in der grenzüberschreitenden Zusammenarbeit zum Schutz der Verbraucherrechte im Binnenmarkt ein.</w:t>
      </w:r>
      <w:r>
        <w:rPr>
          <w:szCs w:val="22"/>
        </w:rPr>
        <w:t xml:space="preserve"> </w:t>
      </w:r>
      <w:r w:rsidRPr="009577F2">
        <w:rPr>
          <w:szCs w:val="22"/>
        </w:rPr>
        <w:t>Die Tätigkeit umfasst insbesondere die wechselseitige Amtshilfe zwischen Behörden, etwa durch Warnmeldungen, Auskunfts- und Durchsetzungsersuchen sowie koordinierte Maßnahmen zur Bekämpfung von Verstößen auf europäischer Ebene.</w:t>
      </w:r>
    </w:p>
    <w:p w14:paraId="5EE5E477" w14:textId="2C2F744B" w:rsidR="009577F2" w:rsidRPr="009577F2" w:rsidRDefault="009577F2" w:rsidP="009577F2">
      <w:pPr>
        <w:rPr>
          <w:b/>
          <w:bCs/>
          <w:sz w:val="24"/>
          <w:szCs w:val="24"/>
          <w:u w:val="single"/>
        </w:rPr>
      </w:pPr>
      <w:r w:rsidRPr="009577F2">
        <w:rPr>
          <w:b/>
          <w:bCs/>
          <w:sz w:val="24"/>
          <w:szCs w:val="24"/>
          <w:u w:val="single"/>
        </w:rPr>
        <w:t>Punzierungskontrolle</w:t>
      </w:r>
    </w:p>
    <w:p w14:paraId="7A203CD9" w14:textId="09286793" w:rsidR="0024501D" w:rsidRDefault="009577F2" w:rsidP="009577F2">
      <w:pPr>
        <w:rPr>
          <w:rFonts w:eastAsiaTheme="minorHAnsi" w:cs="Times New Roman"/>
          <w:szCs w:val="24"/>
          <w:lang w:eastAsia="de-AT"/>
        </w:rPr>
      </w:pPr>
      <w:r w:rsidRPr="009577F2">
        <w:rPr>
          <w:rFonts w:cs="Century Gothic"/>
          <w:bCs/>
          <w:color w:val="000000"/>
          <w:szCs w:val="22"/>
        </w:rPr>
        <w:t>Seit 2025 umfasst der Aufgabenbereich der Gruppe Marktüberwachung auch die Punzierungskontrolle zur Sicherstellung einer bundesweit einheitlichen Vollziehung des Punzierungsgesetzes. Dazu zählen insbesondere die Überwachung des Handels mit Edelmetallgegenständen, die Führung des entsprechenden Registers sowie die Durchführung von Feingehaltsprüfungen.</w:t>
      </w:r>
      <w:r>
        <w:rPr>
          <w:rFonts w:cs="Century Gothic"/>
          <w:bCs/>
          <w:color w:val="000000"/>
          <w:szCs w:val="22"/>
        </w:rPr>
        <w:t xml:space="preserve"> </w:t>
      </w:r>
      <w:r w:rsidRPr="009577F2">
        <w:rPr>
          <w:rFonts w:cs="Century Gothic"/>
          <w:bCs/>
          <w:color w:val="000000"/>
          <w:szCs w:val="22"/>
        </w:rPr>
        <w:t>Darüber hinaus erfolgt eine enge Zusammenarbeit mit Zoll- und Marktüberwachungsbehörden sowie die Mitwirkung in nationalen und internationalen Fachgremien</w:t>
      </w:r>
      <w:r w:rsidR="0024501D" w:rsidRPr="0024501D">
        <w:rPr>
          <w:rFonts w:eastAsiaTheme="minorHAnsi" w:cs="Times New Roman"/>
          <w:szCs w:val="24"/>
          <w:lang w:eastAsia="de-AT"/>
        </w:rPr>
        <w:t>.</w:t>
      </w:r>
    </w:p>
    <w:p w14:paraId="1CEA6390" w14:textId="1D088B01" w:rsidR="009577F2" w:rsidRPr="009577F2" w:rsidRDefault="009577F2" w:rsidP="009577F2">
      <w:pPr>
        <w:rPr>
          <w:rFonts w:cs="Century Gothic"/>
          <w:b/>
          <w:bCs/>
          <w:color w:val="000000"/>
          <w:sz w:val="24"/>
          <w:szCs w:val="24"/>
          <w:u w:val="single"/>
        </w:rPr>
      </w:pPr>
      <w:r w:rsidRPr="009577F2">
        <w:rPr>
          <w:rFonts w:eastAsiaTheme="minorHAnsi" w:cs="Times New Roman"/>
          <w:b/>
          <w:bCs/>
          <w:sz w:val="24"/>
          <w:szCs w:val="28"/>
          <w:u w:val="single"/>
          <w:lang w:eastAsia="de-AT"/>
        </w:rPr>
        <w:t>Energieberater:innen des Bundes</w:t>
      </w:r>
    </w:p>
    <w:p w14:paraId="583CC370" w14:textId="77777777" w:rsidR="00E0609F" w:rsidRDefault="009577F2" w:rsidP="00E0609F">
      <w:pPr>
        <w:rPr>
          <w:rFonts w:cs="Century Gothic"/>
          <w:color w:val="000000"/>
          <w:szCs w:val="22"/>
        </w:rPr>
      </w:pPr>
      <w:r w:rsidRPr="009577F2">
        <w:rPr>
          <w:rFonts w:cs="Century Gothic"/>
          <w:color w:val="000000"/>
          <w:szCs w:val="22"/>
        </w:rPr>
        <w:t>In der Gruppe Marktüberwachung und den Eichämtern sind zudem die Energieberater:innen des Bundes angesiedelt, die Bundesdienststellen, Behörden, Kasernen und Bundesschulen in Energiefragen betreuen.</w:t>
      </w:r>
      <w:r>
        <w:rPr>
          <w:rFonts w:cs="Century Gothic"/>
          <w:color w:val="000000"/>
          <w:szCs w:val="22"/>
        </w:rPr>
        <w:t xml:space="preserve"> </w:t>
      </w:r>
      <w:r w:rsidRPr="009577F2">
        <w:rPr>
          <w:rFonts w:cs="Century Gothic"/>
          <w:color w:val="000000"/>
          <w:szCs w:val="22"/>
        </w:rPr>
        <w:t>Durch die Optimierung des Energieeinsatzes werden Kosten gesenkt und Emissionen reduziert, wodurch ein wesentlicher Beitrag zum Klimaschutz geleistet und die Vorbildfunktion der öffentlichen Verwaltung unterstützt wird.</w:t>
      </w:r>
    </w:p>
    <w:p w14:paraId="685BE6DF" w14:textId="7A674D9E" w:rsidR="00E0609F" w:rsidRPr="00E0609F" w:rsidRDefault="00E0609F" w:rsidP="00E0609F">
      <w:pPr>
        <w:rPr>
          <w:rFonts w:cs="Century Gothic"/>
          <w:color w:val="000000"/>
          <w:szCs w:val="22"/>
        </w:rPr>
      </w:pPr>
      <w:r w:rsidRPr="00E0609F">
        <w:rPr>
          <w:rFonts w:cs="Calibri"/>
          <w:b/>
          <w:sz w:val="24"/>
          <w:szCs w:val="24"/>
          <w:u w:val="single"/>
        </w:rPr>
        <w:t>Eichämter</w:t>
      </w:r>
    </w:p>
    <w:p w14:paraId="5BD295E8" w14:textId="77777777" w:rsidR="00E0609F" w:rsidRPr="00E0609F" w:rsidRDefault="00E0609F" w:rsidP="00E0609F">
      <w:pPr>
        <w:spacing w:after="0"/>
        <w:rPr>
          <w:rFonts w:cs="Calibri"/>
          <w:bCs/>
          <w:sz w:val="22"/>
          <w:szCs w:val="22"/>
        </w:rPr>
      </w:pPr>
      <w:r w:rsidRPr="00E0609F">
        <w:rPr>
          <w:rFonts w:cs="Calibri"/>
          <w:bCs/>
          <w:sz w:val="22"/>
          <w:szCs w:val="22"/>
        </w:rPr>
        <w:t xml:space="preserve">Die neun regionalen Eichämter gewährleisten durch ihre Tätigkeit einheitliche Rahmenbedingungen im gesamten Bundesgebiet und tragen durch Betriebsüberprüfungen </w:t>
      </w:r>
      <w:r w:rsidRPr="00E0609F">
        <w:rPr>
          <w:rFonts w:cs="Calibri"/>
          <w:bCs/>
          <w:sz w:val="22"/>
          <w:szCs w:val="22"/>
        </w:rPr>
        <w:lastRenderedPageBreak/>
        <w:t>wesentlich zur Einhaltung produktspezifischer Vorschriften sowie zum Konsumentenschutz bei. Gleichzeitig sichern sie faire Wettbewerbsbedingungen, überwachen die Qualität privater Eichstellen und führen Eichungen dort durch, wo keine ermächtigten Stellen vorhanden sind.</w:t>
      </w:r>
    </w:p>
    <w:p w14:paraId="1DC58B9E" w14:textId="77777777" w:rsidR="007A1B92" w:rsidRDefault="00E0609F" w:rsidP="007A1B92">
      <w:pPr>
        <w:spacing w:after="0"/>
        <w:rPr>
          <w:rFonts w:cs="Calibri"/>
          <w:bCs/>
          <w:sz w:val="22"/>
          <w:szCs w:val="22"/>
        </w:rPr>
      </w:pPr>
      <w:r w:rsidRPr="00E0609F">
        <w:rPr>
          <w:rFonts w:cs="Calibri"/>
          <w:bCs/>
          <w:sz w:val="22"/>
          <w:szCs w:val="22"/>
        </w:rPr>
        <w:t>Durch Marktüberwachung und Revision wird sowohl das Inverkehrbringen von Produkten als auch die ordnungsgemäße Verwendung von Messgeräten kontrolliert. Ergänzend stellen regelmäßige Stichprobenkontrollen bei Fertigpackungen entlang der gesamten Vertriebskette die korrekte Füllmenge, Kennzeichnung und Funktionsfähigkeit der betrieblichen Kontrollmessgeräte sicher.</w:t>
      </w:r>
    </w:p>
    <w:p w14:paraId="5B15E0CC" w14:textId="77777777" w:rsidR="007A1B92" w:rsidRDefault="007A1B92" w:rsidP="007A1B92">
      <w:pPr>
        <w:spacing w:after="0"/>
        <w:rPr>
          <w:rFonts w:cs="Calibri"/>
          <w:bCs/>
          <w:sz w:val="22"/>
          <w:szCs w:val="22"/>
        </w:rPr>
      </w:pPr>
    </w:p>
    <w:p w14:paraId="192CD13B" w14:textId="1DAD3552" w:rsidR="007A1B92" w:rsidRPr="007A1B92" w:rsidRDefault="007A1B92" w:rsidP="00DE619E">
      <w:pPr>
        <w:pStyle w:val="2nummeriert"/>
      </w:pPr>
      <w:bookmarkStart w:id="244" w:name="_Toc226466651"/>
      <w:r w:rsidRPr="007A1B92">
        <w:t>Schnittstellen und Kooperationen</w:t>
      </w:r>
      <w:bookmarkEnd w:id="244"/>
      <w:r w:rsidRPr="007A1B92">
        <w:t xml:space="preserve"> </w:t>
      </w:r>
    </w:p>
    <w:p w14:paraId="76C21687" w14:textId="77777777" w:rsidR="007A1B92" w:rsidRPr="007A1B92" w:rsidRDefault="007A1B92" w:rsidP="007A1B92">
      <w:pPr>
        <w:spacing w:after="0"/>
        <w:rPr>
          <w:rFonts w:cs="Calibri"/>
          <w:bCs/>
          <w:sz w:val="22"/>
          <w:szCs w:val="22"/>
        </w:rPr>
      </w:pPr>
    </w:p>
    <w:p w14:paraId="62822133" w14:textId="77777777" w:rsidR="007A1B92" w:rsidRPr="007A1B92" w:rsidRDefault="007A1B92" w:rsidP="007A1B92">
      <w:pPr>
        <w:spacing w:after="0"/>
        <w:rPr>
          <w:rFonts w:cs="Calibri"/>
          <w:bCs/>
          <w:sz w:val="22"/>
          <w:szCs w:val="22"/>
        </w:rPr>
      </w:pPr>
    </w:p>
    <w:p w14:paraId="6763943B" w14:textId="77777777" w:rsidR="007A1B92" w:rsidRPr="007A1B92" w:rsidRDefault="007A1B92" w:rsidP="007A1B92">
      <w:pPr>
        <w:spacing w:after="0"/>
        <w:rPr>
          <w:rFonts w:cs="Calibri"/>
          <w:b/>
          <w:sz w:val="22"/>
          <w:szCs w:val="22"/>
          <w:u w:val="single"/>
        </w:rPr>
      </w:pPr>
      <w:r w:rsidRPr="007A1B92">
        <w:rPr>
          <w:rFonts w:cs="Calibri"/>
          <w:b/>
          <w:sz w:val="22"/>
          <w:szCs w:val="22"/>
          <w:u w:val="single"/>
        </w:rPr>
        <w:t>Schnittstellen/Kooperationen BMWET</w:t>
      </w:r>
    </w:p>
    <w:p w14:paraId="723A866E" w14:textId="77777777" w:rsidR="007A1B92" w:rsidRPr="007A1B92" w:rsidRDefault="007A1B92" w:rsidP="007A1B92">
      <w:pPr>
        <w:spacing w:after="0"/>
        <w:rPr>
          <w:rFonts w:cs="Calibri"/>
          <w:b/>
          <w:sz w:val="22"/>
          <w:szCs w:val="22"/>
          <w:u w:val="single"/>
        </w:rPr>
      </w:pPr>
    </w:p>
    <w:p w14:paraId="4A44127C" w14:textId="77777777" w:rsidR="007A1B92" w:rsidRPr="007A1B92" w:rsidRDefault="007A1B92" w:rsidP="007A1B92">
      <w:pPr>
        <w:spacing w:after="0"/>
        <w:rPr>
          <w:rFonts w:cs="Calibri"/>
          <w:b/>
          <w:sz w:val="22"/>
          <w:szCs w:val="22"/>
          <w:u w:val="single"/>
        </w:rPr>
      </w:pPr>
      <w:r w:rsidRPr="007A1B92">
        <w:rPr>
          <w:rFonts w:cs="Calibri"/>
          <w:b/>
          <w:sz w:val="22"/>
          <w:szCs w:val="22"/>
          <w:u w:val="single"/>
        </w:rPr>
        <w:t>Schnittstellen/Kooperationen zu anderen Ministerien</w:t>
      </w:r>
    </w:p>
    <w:p w14:paraId="308607DF" w14:textId="77777777" w:rsidR="007A1B92" w:rsidRPr="007A1B92" w:rsidRDefault="007A1B92" w:rsidP="007A1B92">
      <w:pPr>
        <w:spacing w:after="0"/>
        <w:rPr>
          <w:rFonts w:cs="Calibri"/>
          <w:b/>
          <w:sz w:val="22"/>
          <w:szCs w:val="22"/>
          <w:u w:val="single"/>
        </w:rPr>
      </w:pPr>
    </w:p>
    <w:p w14:paraId="20E8D446" w14:textId="77777777" w:rsidR="007A1B92" w:rsidRPr="007A1B92" w:rsidRDefault="007A1B92" w:rsidP="007A1B92">
      <w:pPr>
        <w:spacing w:after="0"/>
        <w:rPr>
          <w:rFonts w:cs="Calibri"/>
          <w:b/>
          <w:sz w:val="22"/>
          <w:szCs w:val="22"/>
          <w:u w:val="single"/>
        </w:rPr>
      </w:pPr>
      <w:r w:rsidRPr="007A1B92">
        <w:rPr>
          <w:rFonts w:cs="Calibri"/>
          <w:b/>
          <w:sz w:val="22"/>
          <w:szCs w:val="22"/>
          <w:u w:val="single"/>
        </w:rPr>
        <w:t>Schnittstellen/Kooperation zu anderen Gebietskörperschaften</w:t>
      </w:r>
    </w:p>
    <w:p w14:paraId="1F24483D" w14:textId="77777777" w:rsidR="007A1B92" w:rsidRPr="007A1B92" w:rsidRDefault="007A1B92" w:rsidP="007A1B92">
      <w:pPr>
        <w:spacing w:after="0"/>
        <w:rPr>
          <w:rFonts w:cs="Calibri"/>
          <w:b/>
          <w:sz w:val="22"/>
          <w:szCs w:val="22"/>
          <w:u w:val="single"/>
        </w:rPr>
      </w:pPr>
    </w:p>
    <w:p w14:paraId="72867072" w14:textId="4DF41896" w:rsidR="007A1B92" w:rsidRPr="007A1B92" w:rsidRDefault="007A1B92" w:rsidP="007A1B92">
      <w:pPr>
        <w:spacing w:after="0"/>
        <w:rPr>
          <w:rFonts w:cs="Calibri"/>
          <w:b/>
          <w:sz w:val="22"/>
          <w:szCs w:val="22"/>
          <w:u w:val="single"/>
        </w:rPr>
      </w:pPr>
      <w:r w:rsidRPr="007A1B92">
        <w:rPr>
          <w:rFonts w:cs="Calibri"/>
          <w:b/>
          <w:sz w:val="22"/>
          <w:szCs w:val="22"/>
          <w:u w:val="single"/>
        </w:rPr>
        <w:t>Schnittstellen/Kooperation zu internationalen Gremien</w:t>
      </w:r>
    </w:p>
    <w:p w14:paraId="34559E87" w14:textId="77777777" w:rsidR="00E0609F" w:rsidRPr="007A1B92" w:rsidRDefault="00E0609F" w:rsidP="0024501D">
      <w:pPr>
        <w:spacing w:after="0"/>
        <w:rPr>
          <w:rFonts w:cs="Calibri"/>
          <w:b/>
          <w:sz w:val="22"/>
          <w:szCs w:val="22"/>
          <w:u w:val="single"/>
        </w:rPr>
      </w:pPr>
    </w:p>
    <w:p w14:paraId="6ABE5AC4" w14:textId="74E7A649" w:rsidR="0024501D" w:rsidRPr="007A1B92" w:rsidRDefault="0024501D" w:rsidP="0024501D">
      <w:pPr>
        <w:keepNext/>
        <w:spacing w:after="0" w:line="240" w:lineRule="auto"/>
        <w:jc w:val="center"/>
        <w:rPr>
          <w:b/>
          <w:u w:val="single"/>
        </w:rPr>
      </w:pPr>
    </w:p>
    <w:p w14:paraId="4DEC02A5" w14:textId="77777777" w:rsidR="00E0609F" w:rsidRPr="00E0609F" w:rsidRDefault="00E0609F" w:rsidP="00DE619E">
      <w:pPr>
        <w:pStyle w:val="1nummeriert"/>
        <w:rPr>
          <w:lang w:val="en-GB"/>
        </w:rPr>
      </w:pPr>
      <w:bookmarkStart w:id="245" w:name="_Toc226466652"/>
      <w:bookmarkEnd w:id="240"/>
      <w:bookmarkEnd w:id="241"/>
      <w:r w:rsidRPr="00E0609F">
        <w:rPr>
          <w:lang w:val="en-GB"/>
        </w:rPr>
        <w:lastRenderedPageBreak/>
        <w:t>Abkürzungen:</w:t>
      </w:r>
      <w:bookmarkEnd w:id="245"/>
    </w:p>
    <w:p w14:paraId="722E5904"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 xml:space="preserve">AMON </w:t>
      </w:r>
      <w:r w:rsidRPr="0054396A">
        <w:rPr>
          <w:sz w:val="20"/>
          <w:lang w:val="en-GB" w:eastAsia="de-DE"/>
        </w:rPr>
        <w:tab/>
        <w:t>Austrian Monitoring Network</w:t>
      </w:r>
    </w:p>
    <w:p w14:paraId="7719EFED"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 xml:space="preserve">API </w:t>
      </w:r>
      <w:r w:rsidRPr="0054396A">
        <w:rPr>
          <w:sz w:val="20"/>
          <w:lang w:val="en-GB" w:eastAsia="de-DE"/>
        </w:rPr>
        <w:tab/>
        <w:t>Application Programming Interface</w:t>
      </w:r>
    </w:p>
    <w:p w14:paraId="39165281" w14:textId="77777777" w:rsidR="00E0609F" w:rsidRPr="0054396A" w:rsidRDefault="00E0609F" w:rsidP="00E0609F">
      <w:pPr>
        <w:tabs>
          <w:tab w:val="left" w:pos="1418"/>
        </w:tabs>
        <w:spacing w:before="80" w:after="0" w:line="240" w:lineRule="auto"/>
        <w:ind w:left="1418" w:hanging="1418"/>
        <w:rPr>
          <w:sz w:val="20"/>
          <w:lang w:val="en-US" w:eastAsia="de-DE"/>
        </w:rPr>
      </w:pPr>
      <w:r w:rsidRPr="0054396A">
        <w:rPr>
          <w:sz w:val="20"/>
          <w:lang w:val="en-US" w:eastAsia="de-DE"/>
        </w:rPr>
        <w:t>APOS</w:t>
      </w:r>
      <w:r w:rsidRPr="0054396A">
        <w:rPr>
          <w:sz w:val="20"/>
          <w:lang w:val="en-US" w:eastAsia="de-DE"/>
        </w:rPr>
        <w:tab/>
        <w:t>Austrian Positioning Service</w:t>
      </w:r>
    </w:p>
    <w:p w14:paraId="2867FEFF" w14:textId="77777777" w:rsidR="00E0609F" w:rsidRPr="0054396A" w:rsidRDefault="00E0609F" w:rsidP="00E0609F">
      <w:pPr>
        <w:tabs>
          <w:tab w:val="left" w:pos="1418"/>
        </w:tabs>
        <w:spacing w:before="80" w:after="0" w:line="240" w:lineRule="auto"/>
        <w:ind w:left="1418" w:hanging="1418"/>
        <w:rPr>
          <w:sz w:val="20"/>
          <w:lang w:val="en-GB"/>
        </w:rPr>
      </w:pPr>
      <w:r w:rsidRPr="0054396A">
        <w:rPr>
          <w:sz w:val="20"/>
          <w:lang w:val="en-GB"/>
        </w:rPr>
        <w:t>EPN</w:t>
      </w:r>
      <w:r w:rsidRPr="0054396A">
        <w:rPr>
          <w:sz w:val="20"/>
          <w:lang w:val="en-GB"/>
        </w:rPr>
        <w:tab/>
        <w:t>EUREF Permanent Network</w:t>
      </w:r>
    </w:p>
    <w:p w14:paraId="38AE5833"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ETRS</w:t>
      </w:r>
      <w:r w:rsidRPr="0054396A">
        <w:rPr>
          <w:sz w:val="20"/>
          <w:lang w:val="en-GB" w:eastAsia="de-DE"/>
        </w:rPr>
        <w:tab/>
        <w:t>European Terrestrial Reference System</w:t>
      </w:r>
    </w:p>
    <w:p w14:paraId="137A7505"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EUREF</w:t>
      </w:r>
      <w:r w:rsidRPr="0054396A">
        <w:rPr>
          <w:sz w:val="20"/>
          <w:lang w:val="en-GB" w:eastAsia="de-DE"/>
        </w:rPr>
        <w:tab/>
        <w:t>European Reference Frame</w:t>
      </w:r>
    </w:p>
    <w:p w14:paraId="5BE80826"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EVRS</w:t>
      </w:r>
      <w:r w:rsidRPr="0054396A">
        <w:rPr>
          <w:sz w:val="20"/>
          <w:lang w:val="en-GB" w:eastAsia="de-DE"/>
        </w:rPr>
        <w:tab/>
        <w:t>European Vertical Reference Frame</w:t>
      </w:r>
    </w:p>
    <w:p w14:paraId="6F8D70A5"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GIS</w:t>
      </w:r>
      <w:r w:rsidRPr="0054396A">
        <w:rPr>
          <w:sz w:val="20"/>
          <w:lang w:val="en-GB" w:eastAsia="de-DE"/>
        </w:rPr>
        <w:tab/>
        <w:t>Geographisches Informationssystem</w:t>
      </w:r>
    </w:p>
    <w:p w14:paraId="202757CA"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GK</w:t>
      </w:r>
      <w:r w:rsidRPr="0054396A">
        <w:rPr>
          <w:sz w:val="20"/>
          <w:lang w:val="en-GB" w:eastAsia="de-DE"/>
        </w:rPr>
        <w:tab/>
        <w:t>Gauß-Krüger</w:t>
      </w:r>
    </w:p>
    <w:p w14:paraId="205F9EF3"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GNSS</w:t>
      </w:r>
      <w:r w:rsidRPr="0054396A">
        <w:rPr>
          <w:sz w:val="20"/>
          <w:lang w:val="en-GB" w:eastAsia="de-DE"/>
        </w:rPr>
        <w:tab/>
        <w:t>Global Navigation Satellite System</w:t>
      </w:r>
    </w:p>
    <w:p w14:paraId="0F619D75" w14:textId="77777777" w:rsidR="00E0609F" w:rsidRPr="0054396A" w:rsidRDefault="00E0609F" w:rsidP="00E0609F">
      <w:pPr>
        <w:tabs>
          <w:tab w:val="left" w:pos="1418"/>
        </w:tabs>
        <w:spacing w:before="80" w:after="0" w:line="240" w:lineRule="auto"/>
        <w:ind w:left="1418" w:hanging="1418"/>
        <w:rPr>
          <w:sz w:val="20"/>
          <w:lang w:val="en-US" w:eastAsia="de-DE"/>
        </w:rPr>
      </w:pPr>
      <w:r w:rsidRPr="0054396A">
        <w:rPr>
          <w:sz w:val="20"/>
          <w:lang w:val="en-US" w:eastAsia="de-DE"/>
        </w:rPr>
        <w:t xml:space="preserve">IAG </w:t>
      </w:r>
      <w:r w:rsidRPr="0054396A">
        <w:rPr>
          <w:sz w:val="20"/>
          <w:lang w:val="en-US" w:eastAsia="de-DE"/>
        </w:rPr>
        <w:tab/>
        <w:t>International Association of Geodesy</w:t>
      </w:r>
    </w:p>
    <w:p w14:paraId="2EE2486D"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ICRS</w:t>
      </w:r>
      <w:r w:rsidRPr="0054396A">
        <w:rPr>
          <w:sz w:val="20"/>
          <w:lang w:val="en-GB" w:eastAsia="de-DE"/>
        </w:rPr>
        <w:tab/>
        <w:t>International Celestial Reference System</w:t>
      </w:r>
    </w:p>
    <w:p w14:paraId="3A015CE8" w14:textId="77777777" w:rsidR="00E0609F" w:rsidRPr="0054396A" w:rsidRDefault="00E0609F" w:rsidP="00E0609F">
      <w:pPr>
        <w:tabs>
          <w:tab w:val="left" w:pos="1418"/>
        </w:tabs>
        <w:spacing w:before="80" w:after="0" w:line="240" w:lineRule="auto"/>
        <w:ind w:left="1418" w:hanging="1418"/>
        <w:rPr>
          <w:sz w:val="20"/>
          <w:lang w:val="en-GB" w:eastAsia="de-DE"/>
        </w:rPr>
      </w:pPr>
      <w:r w:rsidRPr="0054396A">
        <w:rPr>
          <w:sz w:val="20"/>
          <w:lang w:val="en-GB" w:eastAsia="de-DE"/>
        </w:rPr>
        <w:t>ITRS</w:t>
      </w:r>
      <w:r w:rsidRPr="0054396A">
        <w:rPr>
          <w:sz w:val="20"/>
          <w:lang w:val="en-GB" w:eastAsia="de-DE"/>
        </w:rPr>
        <w:tab/>
        <w:t>International Terrestrial Reference System</w:t>
      </w:r>
    </w:p>
    <w:p w14:paraId="61560BEB" w14:textId="77777777" w:rsidR="00E0609F" w:rsidRPr="0054396A" w:rsidRDefault="00E0609F" w:rsidP="00E0609F">
      <w:pPr>
        <w:tabs>
          <w:tab w:val="left" w:pos="1418"/>
        </w:tabs>
        <w:spacing w:before="80" w:after="0" w:line="240" w:lineRule="auto"/>
        <w:ind w:left="1418" w:hanging="1418"/>
        <w:rPr>
          <w:sz w:val="20"/>
          <w:lang w:val="en-US" w:eastAsia="de-DE"/>
        </w:rPr>
      </w:pPr>
      <w:r w:rsidRPr="0054396A">
        <w:rPr>
          <w:sz w:val="20"/>
          <w:lang w:val="en-US" w:eastAsia="de-DE"/>
        </w:rPr>
        <w:t>IUGG</w:t>
      </w:r>
      <w:r w:rsidRPr="0054396A">
        <w:rPr>
          <w:sz w:val="20"/>
          <w:lang w:val="en-US" w:eastAsia="de-DE"/>
        </w:rPr>
        <w:tab/>
        <w:t>International Union of Geodesy and Geophysics</w:t>
      </w:r>
    </w:p>
    <w:p w14:paraId="3D1415D5" w14:textId="77777777" w:rsidR="00E0609F" w:rsidRPr="0054396A" w:rsidRDefault="00E0609F" w:rsidP="00E0609F">
      <w:pPr>
        <w:tabs>
          <w:tab w:val="left" w:pos="1418"/>
        </w:tabs>
        <w:spacing w:before="80" w:after="0" w:line="240" w:lineRule="auto"/>
        <w:ind w:left="1418" w:hanging="1418"/>
        <w:rPr>
          <w:sz w:val="20"/>
          <w:lang w:val="de-DE" w:eastAsia="de-DE"/>
        </w:rPr>
      </w:pPr>
      <w:r w:rsidRPr="0054396A">
        <w:rPr>
          <w:sz w:val="20"/>
          <w:lang w:val="de-DE" w:eastAsia="de-DE"/>
        </w:rPr>
        <w:t>MGI</w:t>
      </w:r>
      <w:r w:rsidRPr="0054396A">
        <w:rPr>
          <w:sz w:val="20"/>
          <w:lang w:val="de-DE" w:eastAsia="de-DE"/>
        </w:rPr>
        <w:tab/>
        <w:t>Militärgeographisches Institut</w:t>
      </w:r>
    </w:p>
    <w:p w14:paraId="46964F97" w14:textId="77777777" w:rsidR="00E0609F" w:rsidRPr="0054396A" w:rsidRDefault="00E0609F" w:rsidP="00E0609F">
      <w:pPr>
        <w:tabs>
          <w:tab w:val="left" w:pos="1418"/>
        </w:tabs>
        <w:spacing w:before="80" w:after="0" w:line="240" w:lineRule="auto"/>
        <w:ind w:left="1418" w:hanging="1418"/>
        <w:rPr>
          <w:sz w:val="20"/>
          <w:lang w:val="de-DE" w:eastAsia="de-DE"/>
        </w:rPr>
      </w:pPr>
      <w:r w:rsidRPr="0054396A">
        <w:rPr>
          <w:sz w:val="20"/>
          <w:lang w:val="de-DE" w:eastAsia="de-DE"/>
        </w:rPr>
        <w:t xml:space="preserve">VLBI </w:t>
      </w:r>
      <w:r w:rsidRPr="0054396A">
        <w:rPr>
          <w:sz w:val="20"/>
          <w:lang w:val="de-DE" w:eastAsia="de-DE"/>
        </w:rPr>
        <w:tab/>
        <w:t>Das geodätische Weltraumverfahren Very Long Baseline Interferometry</w:t>
      </w:r>
    </w:p>
    <w:p w14:paraId="4AA95F52" w14:textId="77777777" w:rsidR="00BA3331" w:rsidRDefault="00BA3331" w:rsidP="006B5E07">
      <w:pPr>
        <w:pStyle w:val="KeinLeerraum"/>
      </w:pPr>
    </w:p>
    <w:p w14:paraId="492F1870" w14:textId="77777777" w:rsidR="00BA3331" w:rsidRDefault="00BA3331" w:rsidP="006B5E07">
      <w:pPr>
        <w:pStyle w:val="KeinLeerraum"/>
      </w:pPr>
    </w:p>
    <w:p w14:paraId="6C47B454" w14:textId="77777777" w:rsidR="00BA3331" w:rsidRDefault="00BA3331" w:rsidP="006B5E07">
      <w:pPr>
        <w:pStyle w:val="KeinLeerraum"/>
      </w:pPr>
    </w:p>
    <w:p w14:paraId="2AC6D24F" w14:textId="77777777" w:rsidR="00BA3331" w:rsidRDefault="00BA3331" w:rsidP="006B5E07">
      <w:pPr>
        <w:pStyle w:val="KeinLeerraum"/>
      </w:pPr>
    </w:p>
    <w:p w14:paraId="0C146B6E" w14:textId="77777777" w:rsidR="00BA3331" w:rsidRDefault="00BA3331" w:rsidP="006B5E07">
      <w:pPr>
        <w:pStyle w:val="KeinLeerraum"/>
      </w:pPr>
    </w:p>
    <w:p w14:paraId="29349C23" w14:textId="77777777" w:rsidR="00BA3331" w:rsidRDefault="00BA3331" w:rsidP="006B5E07">
      <w:pPr>
        <w:pStyle w:val="KeinLeerraum"/>
      </w:pPr>
    </w:p>
    <w:p w14:paraId="5959BD5A" w14:textId="77777777" w:rsidR="00BA3331" w:rsidRDefault="00BA3331" w:rsidP="006B5E07">
      <w:pPr>
        <w:pStyle w:val="KeinLeerraum"/>
      </w:pPr>
    </w:p>
    <w:p w14:paraId="20876F07" w14:textId="77777777" w:rsidR="00BA3331" w:rsidRDefault="00BA3331" w:rsidP="006B5E07">
      <w:pPr>
        <w:pStyle w:val="KeinLeerraum"/>
      </w:pPr>
    </w:p>
    <w:p w14:paraId="53B03B10" w14:textId="77777777" w:rsidR="00BA3331" w:rsidRDefault="00BA3331" w:rsidP="006B5E07">
      <w:pPr>
        <w:pStyle w:val="KeinLeerraum"/>
      </w:pPr>
    </w:p>
    <w:p w14:paraId="026D1E7D" w14:textId="77777777" w:rsidR="00BA3331" w:rsidRDefault="00BA3331" w:rsidP="006B5E07">
      <w:pPr>
        <w:pStyle w:val="KeinLeerraum"/>
      </w:pPr>
    </w:p>
    <w:p w14:paraId="3BF5E78B" w14:textId="77777777" w:rsidR="00BA3331" w:rsidRDefault="00BA3331" w:rsidP="006B5E07">
      <w:pPr>
        <w:pStyle w:val="KeinLeerraum"/>
      </w:pPr>
    </w:p>
    <w:p w14:paraId="053B4BE0" w14:textId="77777777" w:rsidR="00BA3331" w:rsidRDefault="00BA3331" w:rsidP="006B5E07">
      <w:pPr>
        <w:pStyle w:val="KeinLeerraum"/>
      </w:pPr>
    </w:p>
    <w:p w14:paraId="0E0054C3" w14:textId="77777777" w:rsidR="00BA3331" w:rsidRDefault="00BA3331" w:rsidP="006B5E07">
      <w:pPr>
        <w:pStyle w:val="KeinLeerraum"/>
      </w:pPr>
    </w:p>
    <w:p w14:paraId="2140AAFD" w14:textId="77777777" w:rsidR="00BA3331" w:rsidRDefault="00BA3331" w:rsidP="006B5E07">
      <w:pPr>
        <w:pStyle w:val="KeinLeerraum"/>
      </w:pPr>
    </w:p>
    <w:p w14:paraId="7B804BC0" w14:textId="402D346A" w:rsidR="00813D70" w:rsidRPr="00B316D7" w:rsidRDefault="002E79B7" w:rsidP="006B5E07">
      <w:pPr>
        <w:pStyle w:val="KeinLeerraum"/>
      </w:pPr>
      <w:r>
        <w:t xml:space="preserve">Für </w:t>
      </w:r>
      <w:r w:rsidR="00813D70">
        <w:t>Rückfrage</w:t>
      </w:r>
      <w:r>
        <w:t>n:</w:t>
      </w:r>
    </w:p>
    <w:p w14:paraId="03E6EC75" w14:textId="77777777" w:rsidR="00813D70" w:rsidRPr="00B316D7" w:rsidRDefault="00813D70" w:rsidP="006B5E07">
      <w:pPr>
        <w:pStyle w:val="KeinLeerraum"/>
      </w:pPr>
      <w:r w:rsidRPr="00B316D7">
        <w:t xml:space="preserve">Medieninhaber, Verleger und Herausgeber: </w:t>
      </w:r>
      <w:r w:rsidRPr="00B316D7">
        <w:br/>
      </w:r>
      <w:r>
        <w:t>Bundes</w:t>
      </w:r>
      <w:r w:rsidR="006C1229">
        <w:t>amt</w:t>
      </w:r>
      <w:r>
        <w:t xml:space="preserve"> für </w:t>
      </w:r>
      <w:r w:rsidR="006C1229">
        <w:t>Eich- und Vermessungswesen</w:t>
      </w:r>
      <w:r>
        <w:t>,</w:t>
      </w:r>
      <w:r w:rsidRPr="00B316D7">
        <w:t xml:space="preserve"> </w:t>
      </w:r>
      <w:r w:rsidR="006C1229">
        <w:t>Schiffamtsgasse 1-3</w:t>
      </w:r>
      <w:r>
        <w:t>, 1</w:t>
      </w:r>
      <w:r w:rsidR="006C1229">
        <w:t>020</w:t>
      </w:r>
      <w:r w:rsidRPr="00B316D7">
        <w:t xml:space="preserve"> Wien </w:t>
      </w:r>
    </w:p>
    <w:p w14:paraId="4D09F7AE" w14:textId="65E11335" w:rsidR="00813D70" w:rsidRDefault="00813D70" w:rsidP="006B5E07">
      <w:pPr>
        <w:pStyle w:val="KeinLeerraum"/>
      </w:pPr>
      <w:r w:rsidRPr="00B316D7">
        <w:t xml:space="preserve">Wien, Stand: </w:t>
      </w:r>
      <w:r w:rsidRPr="00B316D7">
        <w:fldChar w:fldCharType="begin"/>
      </w:r>
      <w:r w:rsidRPr="00B316D7">
        <w:instrText xml:space="preserve"> DATE  \@ "d. MMMM yyyy"  \* MERGEFORMAT </w:instrText>
      </w:r>
      <w:r w:rsidRPr="00B316D7">
        <w:fldChar w:fldCharType="separate"/>
      </w:r>
      <w:ins w:id="246" w:author="Steinkellner Claudia" w:date="2026-04-17T08:41:00Z">
        <w:r w:rsidR="00A644B7">
          <w:rPr>
            <w:noProof/>
          </w:rPr>
          <w:t>17. April 2026</w:t>
        </w:r>
      </w:ins>
      <w:ins w:id="247" w:author="Müller Sarah" w:date="2026-04-15T11:57:00Z">
        <w:del w:id="248" w:author="Steinkellner Claudia" w:date="2026-04-17T08:41:00Z">
          <w:r w:rsidR="00995034" w:rsidDel="00A644B7">
            <w:rPr>
              <w:noProof/>
            </w:rPr>
            <w:delText>15. April 2026</w:delText>
          </w:r>
        </w:del>
      </w:ins>
      <w:del w:id="249" w:author="Steinkellner Claudia" w:date="2026-04-17T08:41:00Z">
        <w:r w:rsidR="00047B60" w:rsidDel="00A644B7">
          <w:rPr>
            <w:noProof/>
          </w:rPr>
          <w:delText>14. April 2026</w:delText>
        </w:r>
      </w:del>
      <w:r w:rsidRPr="00B316D7">
        <w:fldChar w:fldCharType="end"/>
      </w:r>
    </w:p>
    <w:p w14:paraId="126FAA60" w14:textId="77777777" w:rsidR="00813D70" w:rsidRDefault="00813D70" w:rsidP="006B5E07">
      <w:pPr>
        <w:pStyle w:val="KeinLeerraum"/>
      </w:pPr>
      <w:r>
        <w:t>Vorname Nachname</w:t>
      </w:r>
    </w:p>
    <w:p w14:paraId="60E7E862" w14:textId="77777777" w:rsidR="00813D70" w:rsidRDefault="00813D70" w:rsidP="006B5E07">
      <w:pPr>
        <w:pStyle w:val="KeinLeerraum"/>
      </w:pPr>
      <w:r>
        <w:t>Telefon: +43 1 123 45-123456</w:t>
      </w:r>
    </w:p>
    <w:p w14:paraId="3BCAEAB1" w14:textId="77777777" w:rsidR="00CB0643" w:rsidRDefault="00813D70" w:rsidP="006B5E07">
      <w:pPr>
        <w:pStyle w:val="KeinLeerraum"/>
      </w:pPr>
      <w:r>
        <w:t xml:space="preserve">E-Mail: </w:t>
      </w:r>
      <w:hyperlink r:id="rId19" w:history="1">
        <w:r w:rsidR="006C1229" w:rsidRPr="00854E89">
          <w:rPr>
            <w:rStyle w:val="Hyperlink"/>
          </w:rPr>
          <w:t>empfaenger@bev.gv.at</w:t>
        </w:r>
      </w:hyperlink>
    </w:p>
    <w:sectPr w:rsidR="00CB0643" w:rsidSect="001877FC">
      <w:headerReference w:type="default" r:id="rId20"/>
      <w:footerReference w:type="default" r:id="rId21"/>
      <w:pgSz w:w="11900" w:h="16840" w:code="9"/>
      <w:pgMar w:top="992" w:right="1531" w:bottom="1531" w:left="1531" w:header="0"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Steinkellner Claudia" w:date="2026-04-17T10:30:00Z" w:initials="SC">
    <w:p w14:paraId="63FB2103" w14:textId="15AAEC8C" w:rsidR="00DC4403" w:rsidRDefault="00DC4403">
      <w:pPr>
        <w:pStyle w:val="Kommentartext"/>
      </w:pPr>
      <w:r>
        <w:rPr>
          <w:rStyle w:val="Kommentarzeichen"/>
        </w:rPr>
        <w:annotationRef/>
      </w:r>
      <w:r>
        <w:t>Dies wurde von mir ergänzt, nachdem es gänzlich fehlt.</w:t>
      </w:r>
      <w:bookmarkStart w:id="10" w:name="_GoBack"/>
      <w:bookmarkEnd w:id="10"/>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3FB21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3FB2103" w16cid:durableId="2D8C8A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DAF44A" w14:textId="77777777" w:rsidR="00A644B7" w:rsidRDefault="00A644B7" w:rsidP="009D1A7C">
      <w:pPr>
        <w:spacing w:after="0" w:line="240" w:lineRule="auto"/>
      </w:pPr>
      <w:r>
        <w:separator/>
      </w:r>
    </w:p>
  </w:endnote>
  <w:endnote w:type="continuationSeparator" w:id="0">
    <w:p w14:paraId="18F2533A" w14:textId="77777777" w:rsidR="00A644B7" w:rsidRDefault="00A644B7" w:rsidP="009D1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AvantGarde Bk BT">
    <w:panose1 w:val="020B0402020202020204"/>
    <w:charset w:val="00"/>
    <w:family w:val="swiss"/>
    <w:pitch w:val="variable"/>
    <w:sig w:usb0="00000087" w:usb1="00000000" w:usb2="00000000" w:usb3="00000000" w:csb0="0000001B"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E433E9" w14:textId="40212BCF" w:rsidR="00A644B7" w:rsidRPr="003817CB" w:rsidRDefault="00A644B7" w:rsidP="003817CB">
    <w:pPr>
      <w:pStyle w:val="Fuzeile"/>
    </w:pPr>
    <w:fldSimple w:instr=" STYLEREF  Titel  \* MERGEFORMAT ">
      <w:r w:rsidR="00DC4403">
        <w:rPr>
          <w:noProof/>
        </w:rPr>
        <w:t>Bundesamt für Eich- und Vermessungswesen</w:t>
      </w:r>
    </w:fldSimple>
    <w:r w:rsidRPr="003817CB">
      <w:t xml:space="preserve"> </w:t>
    </w:r>
    <w:r w:rsidRPr="003817CB">
      <w:tab/>
    </w:r>
    <w:r w:rsidRPr="003817CB">
      <w:fldChar w:fldCharType="begin"/>
    </w:r>
    <w:r w:rsidRPr="003817CB">
      <w:instrText>PAGE   \* MERGEFORMAT</w:instrText>
    </w:r>
    <w:r w:rsidRPr="003817CB">
      <w:fldChar w:fldCharType="separate"/>
    </w:r>
    <w:r>
      <w:rPr>
        <w:noProof/>
      </w:rPr>
      <w:t>2</w:t>
    </w:r>
    <w:r w:rsidRPr="003817CB">
      <w:fldChar w:fldCharType="end"/>
    </w:r>
    <w:r w:rsidRPr="003817CB">
      <w:t xml:space="preserve"> von </w:t>
    </w:r>
    <w:fldSimple w:instr=" NUMPAGES   \* MERGEFORMAT ">
      <w:r>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901F65" w14:textId="77777777" w:rsidR="00A644B7" w:rsidRDefault="00A644B7" w:rsidP="009D1A7C">
      <w:pPr>
        <w:spacing w:after="0" w:line="240" w:lineRule="auto"/>
      </w:pPr>
      <w:r>
        <w:separator/>
      </w:r>
    </w:p>
  </w:footnote>
  <w:footnote w:type="continuationSeparator" w:id="0">
    <w:p w14:paraId="1C030DFE" w14:textId="77777777" w:rsidR="00A644B7" w:rsidRDefault="00A644B7" w:rsidP="009D1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78333" w14:textId="77777777" w:rsidR="00A644B7" w:rsidRDefault="00A644B7" w:rsidP="002A162F"/>
  <w:p w14:paraId="3BB10781" w14:textId="77777777" w:rsidR="00A644B7" w:rsidRDefault="00A644B7" w:rsidP="002A16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A"/>
    <w:multiLevelType w:val="singleLevel"/>
    <w:tmpl w:val="0000000A"/>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C"/>
    <w:multiLevelType w:val="multilevel"/>
    <w:tmpl w:val="0000000C"/>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48693C"/>
    <w:multiLevelType w:val="hybridMultilevel"/>
    <w:tmpl w:val="343ADFD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3" w15:restartNumberingAfterBreak="0">
    <w:nsid w:val="00707229"/>
    <w:multiLevelType w:val="multilevel"/>
    <w:tmpl w:val="DA32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E2E69"/>
    <w:multiLevelType w:val="hybridMultilevel"/>
    <w:tmpl w:val="62EEAFDA"/>
    <w:lvl w:ilvl="0" w:tplc="60C6F420">
      <w:start w:val="1"/>
      <w:numFmt w:val="bullet"/>
      <w:pStyle w:val="Listenabsatz"/>
      <w:lvlText w:val="•"/>
      <w:lvlJc w:val="left"/>
      <w:pPr>
        <w:ind w:left="720" w:hanging="360"/>
      </w:pPr>
      <w:rPr>
        <w:rFonts w:ascii="Corbel" w:hAnsi="Corbel" w:hint="default"/>
        <w:color w:val="E6320F"/>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0FF7140"/>
    <w:multiLevelType w:val="hybridMultilevel"/>
    <w:tmpl w:val="E018AB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1234E86"/>
    <w:multiLevelType w:val="hybridMultilevel"/>
    <w:tmpl w:val="3B9C4A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1DC73D0"/>
    <w:multiLevelType w:val="hybridMultilevel"/>
    <w:tmpl w:val="881AD10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01EE4461"/>
    <w:multiLevelType w:val="multilevel"/>
    <w:tmpl w:val="E84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00D86"/>
    <w:multiLevelType w:val="hybridMultilevel"/>
    <w:tmpl w:val="F34AE1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02ED7738"/>
    <w:multiLevelType w:val="multilevel"/>
    <w:tmpl w:val="FF7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E6430"/>
    <w:multiLevelType w:val="hybridMultilevel"/>
    <w:tmpl w:val="98BA8428"/>
    <w:lvl w:ilvl="0" w:tplc="0C070003">
      <w:start w:val="1"/>
      <w:numFmt w:val="bullet"/>
      <w:lvlText w:val="o"/>
      <w:lvlJc w:val="left"/>
      <w:pPr>
        <w:ind w:left="1068" w:hanging="360"/>
      </w:pPr>
      <w:rPr>
        <w:rFonts w:ascii="Courier New" w:hAnsi="Courier New" w:cs="Courier New" w:hint="default"/>
      </w:rPr>
    </w:lvl>
    <w:lvl w:ilvl="1" w:tplc="0C070019" w:tentative="1">
      <w:start w:val="1"/>
      <w:numFmt w:val="lowerLetter"/>
      <w:lvlText w:val="%2."/>
      <w:lvlJc w:val="left"/>
      <w:pPr>
        <w:ind w:left="1788" w:hanging="360"/>
      </w:pPr>
    </w:lvl>
    <w:lvl w:ilvl="2" w:tplc="0C07001B" w:tentative="1">
      <w:start w:val="1"/>
      <w:numFmt w:val="lowerRoman"/>
      <w:lvlText w:val="%3."/>
      <w:lvlJc w:val="right"/>
      <w:pPr>
        <w:ind w:left="2508" w:hanging="180"/>
      </w:pPr>
    </w:lvl>
    <w:lvl w:ilvl="3" w:tplc="0C07000F" w:tentative="1">
      <w:start w:val="1"/>
      <w:numFmt w:val="decimal"/>
      <w:lvlText w:val="%4."/>
      <w:lvlJc w:val="left"/>
      <w:pPr>
        <w:ind w:left="3228" w:hanging="360"/>
      </w:pPr>
    </w:lvl>
    <w:lvl w:ilvl="4" w:tplc="0C070019" w:tentative="1">
      <w:start w:val="1"/>
      <w:numFmt w:val="lowerLetter"/>
      <w:lvlText w:val="%5."/>
      <w:lvlJc w:val="left"/>
      <w:pPr>
        <w:ind w:left="3948" w:hanging="360"/>
      </w:pPr>
    </w:lvl>
    <w:lvl w:ilvl="5" w:tplc="0C07001B" w:tentative="1">
      <w:start w:val="1"/>
      <w:numFmt w:val="lowerRoman"/>
      <w:lvlText w:val="%6."/>
      <w:lvlJc w:val="right"/>
      <w:pPr>
        <w:ind w:left="4668" w:hanging="180"/>
      </w:pPr>
    </w:lvl>
    <w:lvl w:ilvl="6" w:tplc="0C07000F" w:tentative="1">
      <w:start w:val="1"/>
      <w:numFmt w:val="decimal"/>
      <w:lvlText w:val="%7."/>
      <w:lvlJc w:val="left"/>
      <w:pPr>
        <w:ind w:left="5388" w:hanging="360"/>
      </w:pPr>
    </w:lvl>
    <w:lvl w:ilvl="7" w:tplc="0C070019" w:tentative="1">
      <w:start w:val="1"/>
      <w:numFmt w:val="lowerLetter"/>
      <w:lvlText w:val="%8."/>
      <w:lvlJc w:val="left"/>
      <w:pPr>
        <w:ind w:left="6108" w:hanging="360"/>
      </w:pPr>
    </w:lvl>
    <w:lvl w:ilvl="8" w:tplc="0C07001B" w:tentative="1">
      <w:start w:val="1"/>
      <w:numFmt w:val="lowerRoman"/>
      <w:lvlText w:val="%9."/>
      <w:lvlJc w:val="right"/>
      <w:pPr>
        <w:ind w:left="6828" w:hanging="180"/>
      </w:pPr>
    </w:lvl>
  </w:abstractNum>
  <w:abstractNum w:abstractNumId="12" w15:restartNumberingAfterBreak="0">
    <w:nsid w:val="03865BB1"/>
    <w:multiLevelType w:val="hybridMultilevel"/>
    <w:tmpl w:val="DD942898"/>
    <w:lvl w:ilvl="0" w:tplc="0C070001">
      <w:start w:val="1"/>
      <w:numFmt w:val="bullet"/>
      <w:lvlText w:val=""/>
      <w:lvlJc w:val="left"/>
      <w:pPr>
        <w:ind w:left="1080" w:hanging="360"/>
      </w:pPr>
      <w:rPr>
        <w:rFonts w:ascii="Symbol" w:hAnsi="Symbol"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3" w15:restartNumberingAfterBreak="0">
    <w:nsid w:val="03F1626D"/>
    <w:multiLevelType w:val="multilevel"/>
    <w:tmpl w:val="9560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971C8"/>
    <w:multiLevelType w:val="multilevel"/>
    <w:tmpl w:val="BAB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30BAA"/>
    <w:multiLevelType w:val="multilevel"/>
    <w:tmpl w:val="42F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C1260"/>
    <w:multiLevelType w:val="multilevel"/>
    <w:tmpl w:val="396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E56161"/>
    <w:multiLevelType w:val="multilevel"/>
    <w:tmpl w:val="E1F071FE"/>
    <w:lvl w:ilvl="0">
      <w:start w:val="1"/>
      <w:numFmt w:val="decimal"/>
      <w:lvlText w:val="%1."/>
      <w:lvlJc w:val="left"/>
      <w:pPr>
        <w:tabs>
          <w:tab w:val="num" w:pos="567"/>
        </w:tabs>
        <w:ind w:left="567" w:hanging="567"/>
      </w:pPr>
      <w:rPr>
        <w:rFonts w:hint="default"/>
      </w:rPr>
    </w:lvl>
    <w:lvl w:ilvl="1">
      <w:start w:val="1"/>
      <w:numFmt w:val="decimal"/>
      <w:pStyle w:val="Brief2nummeriert"/>
      <w:lvlText w:val="%2."/>
      <w:lvlJc w:val="left"/>
      <w:pPr>
        <w:tabs>
          <w:tab w:val="num" w:pos="567"/>
        </w:tabs>
        <w:ind w:left="567" w:hanging="567"/>
      </w:pPr>
      <w:rPr>
        <w:rFonts w:hint="default"/>
      </w:rPr>
    </w:lvl>
    <w:lvl w:ilvl="2">
      <w:start w:val="1"/>
      <w:numFmt w:val="decimal"/>
      <w:pStyle w:val="Brief3nummeriert"/>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8" w15:restartNumberingAfterBreak="0">
    <w:nsid w:val="062619D4"/>
    <w:multiLevelType w:val="multilevel"/>
    <w:tmpl w:val="FE6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812647"/>
    <w:multiLevelType w:val="hybridMultilevel"/>
    <w:tmpl w:val="542A57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7057280"/>
    <w:multiLevelType w:val="hybridMultilevel"/>
    <w:tmpl w:val="BF2C88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078414BE"/>
    <w:multiLevelType w:val="hybridMultilevel"/>
    <w:tmpl w:val="E1306C94"/>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2" w15:restartNumberingAfterBreak="0">
    <w:nsid w:val="08205D0E"/>
    <w:multiLevelType w:val="multilevel"/>
    <w:tmpl w:val="63A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3205C4"/>
    <w:multiLevelType w:val="multilevel"/>
    <w:tmpl w:val="C1F6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903267"/>
    <w:multiLevelType w:val="multilevel"/>
    <w:tmpl w:val="902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83AD4"/>
    <w:multiLevelType w:val="multilevel"/>
    <w:tmpl w:val="DA42B07C"/>
    <w:styleLink w:val="ATberschriftennummeriert"/>
    <w:lvl w:ilvl="0">
      <w:start w:val="1"/>
      <w:numFmt w:val="decimal"/>
      <w:pStyle w:val="1nummeriert"/>
      <w:lvlText w:val="%1"/>
      <w:lvlJc w:val="left"/>
      <w:pPr>
        <w:tabs>
          <w:tab w:val="num" w:pos="567"/>
        </w:tabs>
        <w:ind w:left="0" w:firstLine="0"/>
      </w:pPr>
      <w:rPr>
        <w:rFonts w:hint="default"/>
      </w:rPr>
    </w:lvl>
    <w:lvl w:ilvl="1">
      <w:start w:val="1"/>
      <w:numFmt w:val="decimal"/>
      <w:pStyle w:val="2nummeriert"/>
      <w:lvlText w:val="%1.%2"/>
      <w:lvlJc w:val="left"/>
      <w:pPr>
        <w:tabs>
          <w:tab w:val="num" w:pos="567"/>
        </w:tabs>
        <w:ind w:left="0" w:firstLine="0"/>
      </w:pPr>
      <w:rPr>
        <w:rFonts w:hint="default"/>
      </w:rPr>
    </w:lvl>
    <w:lvl w:ilvl="2">
      <w:start w:val="1"/>
      <w:numFmt w:val="decimal"/>
      <w:pStyle w:val="3nummeriert"/>
      <w:lvlText w:val="%1.%2.%3"/>
      <w:lvlJc w:val="left"/>
      <w:pPr>
        <w:tabs>
          <w:tab w:val="num" w:pos="709"/>
        </w:tabs>
        <w:ind w:left="0" w:firstLine="0"/>
      </w:pPr>
      <w:rPr>
        <w:rFonts w:hint="default"/>
      </w:rPr>
    </w:lvl>
    <w:lvl w:ilvl="3">
      <w:start w:val="1"/>
      <w:numFmt w:val="decimal"/>
      <w:pStyle w:val="4nummeriert"/>
      <w:lvlText w:val="%1.%2.%3.%4"/>
      <w:lvlJc w:val="left"/>
      <w:pPr>
        <w:tabs>
          <w:tab w:val="num" w:pos="839"/>
        </w:tabs>
        <w:ind w:left="0" w:firstLine="0"/>
      </w:pPr>
      <w:rPr>
        <w:rFonts w:hint="default"/>
      </w:rPr>
    </w:lvl>
    <w:lvl w:ilvl="4">
      <w:start w:val="1"/>
      <w:numFmt w:val="decimal"/>
      <w:pStyle w:val="5nummeriert"/>
      <w:lvlText w:val="%1.%2.%3.%4.%5"/>
      <w:lvlJc w:val="left"/>
      <w:pPr>
        <w:tabs>
          <w:tab w:val="num" w:pos="1077"/>
        </w:tabs>
        <w:ind w:left="0" w:firstLine="0"/>
      </w:pPr>
      <w:rPr>
        <w:rFonts w:hint="default"/>
      </w:rPr>
    </w:lvl>
    <w:lvl w:ilvl="5">
      <w:start w:val="1"/>
      <w:numFmt w:val="decimal"/>
      <w:lvlText w:val="%1.%2.%3.%4.%5.%6."/>
      <w:lvlJc w:val="left"/>
      <w:pPr>
        <w:ind w:left="2552" w:hanging="567"/>
      </w:pPr>
      <w:rPr>
        <w:rFonts w:hint="default"/>
      </w:rPr>
    </w:lvl>
    <w:lvl w:ilvl="6">
      <w:start w:val="1"/>
      <w:numFmt w:val="decimal"/>
      <w:lvlText w:val="%1.%2.%3.%4.%5.%6.%7."/>
      <w:lvlJc w:val="left"/>
      <w:pPr>
        <w:ind w:left="2949" w:hanging="567"/>
      </w:pPr>
      <w:rPr>
        <w:rFonts w:hint="default"/>
      </w:rPr>
    </w:lvl>
    <w:lvl w:ilvl="7">
      <w:start w:val="1"/>
      <w:numFmt w:val="decimal"/>
      <w:lvlText w:val="%1.%2.%3.%4.%5.%6.%7.%8."/>
      <w:lvlJc w:val="left"/>
      <w:pPr>
        <w:ind w:left="3346" w:hanging="567"/>
      </w:pPr>
      <w:rPr>
        <w:rFonts w:hint="default"/>
      </w:rPr>
    </w:lvl>
    <w:lvl w:ilvl="8">
      <w:start w:val="1"/>
      <w:numFmt w:val="decimal"/>
      <w:lvlText w:val="%1.%2.%3.%4.%5.%6.%7.%8.%9."/>
      <w:lvlJc w:val="left"/>
      <w:pPr>
        <w:ind w:left="3743" w:hanging="567"/>
      </w:pPr>
      <w:rPr>
        <w:rFonts w:hint="default"/>
      </w:rPr>
    </w:lvl>
  </w:abstractNum>
  <w:abstractNum w:abstractNumId="26" w15:restartNumberingAfterBreak="0">
    <w:nsid w:val="08C51E46"/>
    <w:multiLevelType w:val="multilevel"/>
    <w:tmpl w:val="154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D35CB"/>
    <w:multiLevelType w:val="multilevel"/>
    <w:tmpl w:val="D18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F39BC"/>
    <w:multiLevelType w:val="multilevel"/>
    <w:tmpl w:val="7CAC2F4E"/>
    <w:styleLink w:val="eu2018atUnsortierteListe"/>
    <w:lvl w:ilvl="0">
      <w:start w:val="1"/>
      <w:numFmt w:val="bullet"/>
      <w:lvlText w:val="■"/>
      <w:lvlJc w:val="left"/>
      <w:pPr>
        <w:ind w:left="397" w:hanging="397"/>
      </w:pPr>
      <w:rPr>
        <w:rFonts w:ascii="Arial" w:hAnsi="Arial" w:hint="default"/>
        <w:b w:val="0"/>
        <w:i w:val="0"/>
        <w:color w:val="E6242F"/>
        <w:sz w:val="22"/>
        <w:szCs w:val="20"/>
      </w:rPr>
    </w:lvl>
    <w:lvl w:ilvl="1">
      <w:start w:val="1"/>
      <w:numFmt w:val="bullet"/>
      <w:lvlText w:val="–"/>
      <w:lvlJc w:val="left"/>
      <w:pPr>
        <w:ind w:left="794" w:hanging="397"/>
      </w:pPr>
      <w:rPr>
        <w:rFonts w:ascii="Arial" w:hAnsi="Arial" w:hint="default"/>
        <w:b/>
        <w:i w:val="0"/>
        <w:caps w:val="0"/>
        <w:strike w:val="0"/>
        <w:dstrike w:val="0"/>
        <w:vanish w:val="0"/>
        <w:color w:val="E6242F"/>
        <w:sz w:val="22"/>
        <w:szCs w:val="20"/>
        <w:vertAlign w:val="baseline"/>
      </w:rPr>
    </w:lvl>
    <w:lvl w:ilvl="2">
      <w:start w:val="1"/>
      <w:numFmt w:val="bullet"/>
      <w:lvlText w:val="□"/>
      <w:lvlJc w:val="left"/>
      <w:pPr>
        <w:ind w:left="1191" w:hanging="397"/>
      </w:pPr>
      <w:rPr>
        <w:rFonts w:ascii="Arial" w:hAnsi="Arial" w:hint="default"/>
        <w:color w:val="E6242F"/>
      </w:rPr>
    </w:lvl>
    <w:lvl w:ilvl="3">
      <w:start w:val="1"/>
      <w:numFmt w:val="bullet"/>
      <w:lvlText w:val="■"/>
      <w:lvlJc w:val="left"/>
      <w:pPr>
        <w:ind w:left="1588" w:hanging="397"/>
      </w:pPr>
      <w:rPr>
        <w:rFonts w:ascii="Arial" w:hAnsi="Arial" w:hint="default"/>
        <w:color w:val="E6242F"/>
      </w:rPr>
    </w:lvl>
    <w:lvl w:ilvl="4">
      <w:start w:val="1"/>
      <w:numFmt w:val="bullet"/>
      <w:lvlText w:val="–"/>
      <w:lvlJc w:val="left"/>
      <w:pPr>
        <w:ind w:left="1985" w:hanging="341"/>
      </w:pPr>
      <w:rPr>
        <w:rFonts w:ascii="Arial" w:hAnsi="Arial" w:hint="default"/>
        <w:color w:val="E6242F"/>
      </w:rPr>
    </w:lvl>
    <w:lvl w:ilvl="5">
      <w:start w:val="1"/>
      <w:numFmt w:val="bullet"/>
      <w:lvlText w:val="□"/>
      <w:lvlJc w:val="left"/>
      <w:pPr>
        <w:ind w:left="2381" w:hanging="396"/>
      </w:pPr>
      <w:rPr>
        <w:rFonts w:ascii="Arial" w:hAnsi="Arial" w:hint="default"/>
        <w:color w:val="E6242F"/>
      </w:rPr>
    </w:lvl>
    <w:lvl w:ilvl="6">
      <w:start w:val="1"/>
      <w:numFmt w:val="bullet"/>
      <w:lvlText w:val="■"/>
      <w:lvlJc w:val="left"/>
      <w:pPr>
        <w:ind w:left="2778" w:hanging="397"/>
      </w:pPr>
      <w:rPr>
        <w:rFonts w:ascii="Arial" w:hAnsi="Arial" w:hint="default"/>
        <w:color w:val="E6242F"/>
      </w:rPr>
    </w:lvl>
    <w:lvl w:ilvl="7">
      <w:start w:val="1"/>
      <w:numFmt w:val="bullet"/>
      <w:lvlText w:val="–"/>
      <w:lvlJc w:val="left"/>
      <w:pPr>
        <w:ind w:left="3175" w:hanging="397"/>
      </w:pPr>
      <w:rPr>
        <w:rFonts w:ascii="Arial" w:hAnsi="Arial" w:hint="default"/>
        <w:color w:val="E6242F"/>
      </w:rPr>
    </w:lvl>
    <w:lvl w:ilvl="8">
      <w:start w:val="1"/>
      <w:numFmt w:val="bullet"/>
      <w:lvlText w:val="□"/>
      <w:lvlJc w:val="left"/>
      <w:pPr>
        <w:ind w:left="3572" w:hanging="397"/>
      </w:pPr>
      <w:rPr>
        <w:rFonts w:ascii="Arial" w:hAnsi="Arial" w:hint="default"/>
        <w:color w:val="E6242F"/>
      </w:rPr>
    </w:lvl>
  </w:abstractNum>
  <w:abstractNum w:abstractNumId="29" w15:restartNumberingAfterBreak="0">
    <w:nsid w:val="0A1E531D"/>
    <w:multiLevelType w:val="hybridMultilevel"/>
    <w:tmpl w:val="AE1604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0A342164"/>
    <w:multiLevelType w:val="multilevel"/>
    <w:tmpl w:val="4142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94E44"/>
    <w:multiLevelType w:val="hybridMultilevel"/>
    <w:tmpl w:val="8ADA57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0B086A32"/>
    <w:multiLevelType w:val="hybridMultilevel"/>
    <w:tmpl w:val="9C9A4B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0B206CF8"/>
    <w:multiLevelType w:val="multilevel"/>
    <w:tmpl w:val="7A8E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240914"/>
    <w:multiLevelType w:val="multilevel"/>
    <w:tmpl w:val="DC1A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97464F"/>
    <w:multiLevelType w:val="hybridMultilevel"/>
    <w:tmpl w:val="07C45E3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0B990C2E"/>
    <w:multiLevelType w:val="multilevel"/>
    <w:tmpl w:val="F67A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CF2C37"/>
    <w:multiLevelType w:val="multilevel"/>
    <w:tmpl w:val="DBD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111E94"/>
    <w:multiLevelType w:val="multilevel"/>
    <w:tmpl w:val="A65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640B47"/>
    <w:multiLevelType w:val="multilevel"/>
    <w:tmpl w:val="82CA0F86"/>
    <w:styleLink w:val="ATGliederungsliste"/>
    <w:lvl w:ilvl="0">
      <w:start w:val="1"/>
      <w:numFmt w:val="decimal"/>
      <w:pStyle w:val="Gliederung1"/>
      <w:lvlText w:val="%1."/>
      <w:lvlJc w:val="left"/>
      <w:pPr>
        <w:ind w:left="397" w:hanging="397"/>
      </w:pPr>
      <w:rPr>
        <w:rFonts w:hint="default"/>
      </w:rPr>
    </w:lvl>
    <w:lvl w:ilvl="1">
      <w:start w:val="1"/>
      <w:numFmt w:val="decimal"/>
      <w:pStyle w:val="Gliederung11"/>
      <w:lvlText w:val="%1.%2."/>
      <w:lvlJc w:val="left"/>
      <w:pPr>
        <w:ind w:left="1361" w:hanging="964"/>
      </w:pPr>
      <w:rPr>
        <w:rFonts w:hint="default"/>
      </w:rPr>
    </w:lvl>
    <w:lvl w:ilvl="2">
      <w:start w:val="1"/>
      <w:numFmt w:val="decimal"/>
      <w:pStyle w:val="Gliederung111"/>
      <w:lvlText w:val="%1.%2.%3."/>
      <w:lvlJc w:val="left"/>
      <w:pPr>
        <w:ind w:left="2013" w:hanging="878"/>
      </w:pPr>
      <w:rPr>
        <w:rFonts w:hint="default"/>
      </w:rPr>
    </w:lvl>
    <w:lvl w:ilvl="3">
      <w:start w:val="1"/>
      <w:numFmt w:val="decimal"/>
      <w:lvlText w:val="%1.%2.%3.%4."/>
      <w:lvlJc w:val="left"/>
      <w:pPr>
        <w:ind w:left="2524" w:hanging="397"/>
      </w:pPr>
      <w:rPr>
        <w:rFonts w:hint="default"/>
      </w:rPr>
    </w:lvl>
    <w:lvl w:ilvl="4">
      <w:start w:val="1"/>
      <w:numFmt w:val="decimal"/>
      <w:lvlText w:val="%1.%2.%3.%4.%5."/>
      <w:lvlJc w:val="left"/>
      <w:pPr>
        <w:ind w:left="2921" w:hanging="397"/>
      </w:pPr>
      <w:rPr>
        <w:rFonts w:hint="default"/>
      </w:rPr>
    </w:lvl>
    <w:lvl w:ilvl="5">
      <w:start w:val="1"/>
      <w:numFmt w:val="decimal"/>
      <w:lvlText w:val="%1.%2.%3.%4.%5.%6."/>
      <w:lvlJc w:val="left"/>
      <w:pPr>
        <w:ind w:left="3317" w:hanging="396"/>
      </w:pPr>
      <w:rPr>
        <w:rFonts w:hint="default"/>
      </w:rPr>
    </w:lvl>
    <w:lvl w:ilvl="6">
      <w:start w:val="1"/>
      <w:numFmt w:val="decimal"/>
      <w:lvlText w:val="%1.%2.%3.%4.%5.%6.%7."/>
      <w:lvlJc w:val="left"/>
      <w:pPr>
        <w:ind w:left="3714" w:hanging="397"/>
      </w:pPr>
      <w:rPr>
        <w:rFonts w:hint="default"/>
      </w:rPr>
    </w:lvl>
    <w:lvl w:ilvl="7">
      <w:start w:val="1"/>
      <w:numFmt w:val="decimal"/>
      <w:lvlText w:val="%1.%2.%3.%4.%5.%6.%7.%8."/>
      <w:lvlJc w:val="left"/>
      <w:pPr>
        <w:ind w:left="4111" w:hanging="397"/>
      </w:pPr>
      <w:rPr>
        <w:rFonts w:hint="default"/>
      </w:rPr>
    </w:lvl>
    <w:lvl w:ilvl="8">
      <w:start w:val="1"/>
      <w:numFmt w:val="decimal"/>
      <w:lvlText w:val="%1.%2.%3.%4.%5.%6.%7.%8.%9."/>
      <w:lvlJc w:val="left"/>
      <w:pPr>
        <w:ind w:left="4508" w:hanging="397"/>
      </w:pPr>
      <w:rPr>
        <w:rFonts w:hint="default"/>
      </w:rPr>
    </w:lvl>
  </w:abstractNum>
  <w:abstractNum w:abstractNumId="40" w15:restartNumberingAfterBreak="0">
    <w:nsid w:val="0C653CBD"/>
    <w:multiLevelType w:val="hybridMultilevel"/>
    <w:tmpl w:val="D474F19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0C7344ED"/>
    <w:multiLevelType w:val="hybridMultilevel"/>
    <w:tmpl w:val="E38860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0D0A74D2"/>
    <w:multiLevelType w:val="hybridMultilevel"/>
    <w:tmpl w:val="FCAA960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0D2E3DC0"/>
    <w:multiLevelType w:val="multilevel"/>
    <w:tmpl w:val="591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330FA7"/>
    <w:multiLevelType w:val="hybridMultilevel"/>
    <w:tmpl w:val="4EB85DD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45" w15:restartNumberingAfterBreak="0">
    <w:nsid w:val="0D5365B3"/>
    <w:multiLevelType w:val="hybridMultilevel"/>
    <w:tmpl w:val="20221B8E"/>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46" w15:restartNumberingAfterBreak="0">
    <w:nsid w:val="0D7A3F5C"/>
    <w:multiLevelType w:val="hybridMultilevel"/>
    <w:tmpl w:val="FAE4B4EA"/>
    <w:lvl w:ilvl="0" w:tplc="5DC26F4C">
      <w:numFmt w:val="bullet"/>
      <w:lvlText w:val="-"/>
      <w:lvlJc w:val="left"/>
      <w:pPr>
        <w:ind w:left="720" w:hanging="360"/>
      </w:pPr>
      <w:rPr>
        <w:rFonts w:ascii="Arial" w:eastAsia="Times New Roman" w:hAnsi="Arial" w:cs="Times New Roman"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47" w15:restartNumberingAfterBreak="0">
    <w:nsid w:val="0E267191"/>
    <w:multiLevelType w:val="multilevel"/>
    <w:tmpl w:val="44EE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592CA6"/>
    <w:multiLevelType w:val="multilevel"/>
    <w:tmpl w:val="431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9404C1"/>
    <w:multiLevelType w:val="multilevel"/>
    <w:tmpl w:val="0890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B72324"/>
    <w:multiLevelType w:val="multilevel"/>
    <w:tmpl w:val="ABA2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ED5DDB"/>
    <w:multiLevelType w:val="multilevel"/>
    <w:tmpl w:val="A8FA0B5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0EFF7210"/>
    <w:multiLevelType w:val="hybridMultilevel"/>
    <w:tmpl w:val="580AFF4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3" w15:restartNumberingAfterBreak="0">
    <w:nsid w:val="0F317EF9"/>
    <w:multiLevelType w:val="hybridMultilevel"/>
    <w:tmpl w:val="EDFC97C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0FF447C4"/>
    <w:multiLevelType w:val="hybridMultilevel"/>
    <w:tmpl w:val="B99C4F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10204509"/>
    <w:multiLevelType w:val="multilevel"/>
    <w:tmpl w:val="3580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7A5BF0"/>
    <w:multiLevelType w:val="hybridMultilevel"/>
    <w:tmpl w:val="8D3A87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7" w15:restartNumberingAfterBreak="0">
    <w:nsid w:val="10E97B72"/>
    <w:multiLevelType w:val="multilevel"/>
    <w:tmpl w:val="4CF0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F65589"/>
    <w:multiLevelType w:val="multilevel"/>
    <w:tmpl w:val="4BF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035235"/>
    <w:multiLevelType w:val="multilevel"/>
    <w:tmpl w:val="00B2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3A2423"/>
    <w:multiLevelType w:val="multilevel"/>
    <w:tmpl w:val="332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6F75B3"/>
    <w:multiLevelType w:val="multilevel"/>
    <w:tmpl w:val="470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8C4CB9"/>
    <w:multiLevelType w:val="hybridMultilevel"/>
    <w:tmpl w:val="200264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3" w15:restartNumberingAfterBreak="0">
    <w:nsid w:val="121148AF"/>
    <w:multiLevelType w:val="hybridMultilevel"/>
    <w:tmpl w:val="52E8F3DE"/>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4" w15:restartNumberingAfterBreak="0">
    <w:nsid w:val="12601FB7"/>
    <w:multiLevelType w:val="multilevel"/>
    <w:tmpl w:val="CBD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501E0C"/>
    <w:multiLevelType w:val="hybridMultilevel"/>
    <w:tmpl w:val="D1D2EF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6" w15:restartNumberingAfterBreak="0">
    <w:nsid w:val="136248FD"/>
    <w:multiLevelType w:val="multilevel"/>
    <w:tmpl w:val="979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80517F"/>
    <w:multiLevelType w:val="multilevel"/>
    <w:tmpl w:val="623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CF2407"/>
    <w:multiLevelType w:val="hybridMultilevel"/>
    <w:tmpl w:val="D5DABB2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9" w15:restartNumberingAfterBreak="0">
    <w:nsid w:val="13F719E0"/>
    <w:multiLevelType w:val="multilevel"/>
    <w:tmpl w:val="BCD6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744E91"/>
    <w:multiLevelType w:val="hybridMultilevel"/>
    <w:tmpl w:val="BE64B9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1" w15:restartNumberingAfterBreak="0">
    <w:nsid w:val="1482621C"/>
    <w:multiLevelType w:val="hybridMultilevel"/>
    <w:tmpl w:val="41941FBA"/>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72" w15:restartNumberingAfterBreak="0">
    <w:nsid w:val="14FD64CB"/>
    <w:multiLevelType w:val="multilevel"/>
    <w:tmpl w:val="30F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4660E7"/>
    <w:multiLevelType w:val="multilevel"/>
    <w:tmpl w:val="7C9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D94C84"/>
    <w:multiLevelType w:val="hybridMultilevel"/>
    <w:tmpl w:val="377267A2"/>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75" w15:restartNumberingAfterBreak="0">
    <w:nsid w:val="15EF3521"/>
    <w:multiLevelType w:val="multilevel"/>
    <w:tmpl w:val="C2F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0E3B9F"/>
    <w:multiLevelType w:val="hybridMultilevel"/>
    <w:tmpl w:val="DA4E9E1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7" w15:restartNumberingAfterBreak="0">
    <w:nsid w:val="16770627"/>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78" w15:restartNumberingAfterBreak="0">
    <w:nsid w:val="17247383"/>
    <w:multiLevelType w:val="multilevel"/>
    <w:tmpl w:val="EF2035A8"/>
    <w:styleLink w:val="Programm-Liste"/>
    <w:lvl w:ilvl="0">
      <w:start w:val="1"/>
      <w:numFmt w:val="bullet"/>
      <w:pStyle w:val="ProgrammAufzhlung1ABSTNACH"/>
      <w:lvlText w:val="•"/>
      <w:lvlJc w:val="left"/>
      <w:pPr>
        <w:ind w:left="2285" w:hanging="397"/>
      </w:pPr>
      <w:rPr>
        <w:rFonts w:ascii="Corbel" w:hAnsi="Corbel" w:hint="default"/>
        <w:sz w:val="23"/>
      </w:rPr>
    </w:lvl>
    <w:lvl w:ilvl="1">
      <w:start w:val="1"/>
      <w:numFmt w:val="bullet"/>
      <w:lvlText w:val="o"/>
      <w:lvlJc w:val="left"/>
      <w:pPr>
        <w:ind w:left="3708" w:hanging="360"/>
      </w:pPr>
      <w:rPr>
        <w:rFonts w:ascii="Courier New" w:hAnsi="Courier New" w:cs="Courier New" w:hint="default"/>
      </w:rPr>
    </w:lvl>
    <w:lvl w:ilvl="2">
      <w:start w:val="1"/>
      <w:numFmt w:val="bullet"/>
      <w:lvlText w:val=""/>
      <w:lvlJc w:val="left"/>
      <w:pPr>
        <w:ind w:left="4428" w:hanging="360"/>
      </w:pPr>
      <w:rPr>
        <w:rFonts w:ascii="Wingdings" w:hAnsi="Wingdings" w:hint="default"/>
      </w:rPr>
    </w:lvl>
    <w:lvl w:ilvl="3">
      <w:start w:val="1"/>
      <w:numFmt w:val="bullet"/>
      <w:lvlText w:val=""/>
      <w:lvlJc w:val="left"/>
      <w:pPr>
        <w:ind w:left="5148" w:hanging="360"/>
      </w:pPr>
      <w:rPr>
        <w:rFonts w:ascii="Symbol" w:hAnsi="Symbol" w:hint="default"/>
      </w:rPr>
    </w:lvl>
    <w:lvl w:ilvl="4">
      <w:start w:val="1"/>
      <w:numFmt w:val="bullet"/>
      <w:lvlText w:val="o"/>
      <w:lvlJc w:val="left"/>
      <w:pPr>
        <w:ind w:left="5868" w:hanging="360"/>
      </w:pPr>
      <w:rPr>
        <w:rFonts w:ascii="Courier New" w:hAnsi="Courier New" w:cs="Courier New" w:hint="default"/>
      </w:rPr>
    </w:lvl>
    <w:lvl w:ilvl="5">
      <w:start w:val="1"/>
      <w:numFmt w:val="bullet"/>
      <w:lvlText w:val=""/>
      <w:lvlJc w:val="left"/>
      <w:pPr>
        <w:ind w:left="6588" w:hanging="360"/>
      </w:pPr>
      <w:rPr>
        <w:rFonts w:ascii="Wingdings" w:hAnsi="Wingdings" w:hint="default"/>
      </w:rPr>
    </w:lvl>
    <w:lvl w:ilvl="6">
      <w:start w:val="1"/>
      <w:numFmt w:val="bullet"/>
      <w:lvlText w:val=""/>
      <w:lvlJc w:val="left"/>
      <w:pPr>
        <w:ind w:left="7308" w:hanging="360"/>
      </w:pPr>
      <w:rPr>
        <w:rFonts w:ascii="Symbol" w:hAnsi="Symbol" w:hint="default"/>
      </w:rPr>
    </w:lvl>
    <w:lvl w:ilvl="7">
      <w:start w:val="1"/>
      <w:numFmt w:val="bullet"/>
      <w:lvlText w:val="o"/>
      <w:lvlJc w:val="left"/>
      <w:pPr>
        <w:ind w:left="8028" w:hanging="360"/>
      </w:pPr>
      <w:rPr>
        <w:rFonts w:ascii="Courier New" w:hAnsi="Courier New" w:cs="Courier New" w:hint="default"/>
      </w:rPr>
    </w:lvl>
    <w:lvl w:ilvl="8">
      <w:start w:val="1"/>
      <w:numFmt w:val="bullet"/>
      <w:lvlText w:val=""/>
      <w:lvlJc w:val="left"/>
      <w:pPr>
        <w:ind w:left="8748" w:hanging="360"/>
      </w:pPr>
      <w:rPr>
        <w:rFonts w:ascii="Wingdings" w:hAnsi="Wingdings" w:hint="default"/>
      </w:rPr>
    </w:lvl>
  </w:abstractNum>
  <w:abstractNum w:abstractNumId="79" w15:restartNumberingAfterBreak="0">
    <w:nsid w:val="1727608B"/>
    <w:multiLevelType w:val="multilevel"/>
    <w:tmpl w:val="209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671276"/>
    <w:multiLevelType w:val="hybridMultilevel"/>
    <w:tmpl w:val="FF3404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1" w15:restartNumberingAfterBreak="0">
    <w:nsid w:val="17C048F5"/>
    <w:multiLevelType w:val="multilevel"/>
    <w:tmpl w:val="674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0706FF"/>
    <w:multiLevelType w:val="hybridMultilevel"/>
    <w:tmpl w:val="73CE334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3" w15:restartNumberingAfterBreak="0">
    <w:nsid w:val="18356175"/>
    <w:multiLevelType w:val="hybridMultilevel"/>
    <w:tmpl w:val="348AFB1A"/>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84" w15:restartNumberingAfterBreak="0">
    <w:nsid w:val="186E6F88"/>
    <w:multiLevelType w:val="multilevel"/>
    <w:tmpl w:val="F61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76210A"/>
    <w:multiLevelType w:val="hybridMultilevel"/>
    <w:tmpl w:val="4330D492"/>
    <w:lvl w:ilvl="0" w:tplc="04070001">
      <w:start w:val="1"/>
      <w:numFmt w:val="bullet"/>
      <w:lvlText w:val=""/>
      <w:lvlJc w:val="left"/>
      <w:pPr>
        <w:tabs>
          <w:tab w:val="num" w:pos="720"/>
        </w:tabs>
        <w:ind w:left="720" w:hanging="360"/>
      </w:pPr>
      <w:rPr>
        <w:rFonts w:ascii="Symbol" w:hAnsi="Symbol" w:hint="default"/>
      </w:rPr>
    </w:lvl>
    <w:lvl w:ilvl="1" w:tplc="04070001">
      <w:start w:val="1"/>
      <w:numFmt w:val="bullet"/>
      <w:lvlText w:val=""/>
      <w:lvlJc w:val="left"/>
      <w:pPr>
        <w:tabs>
          <w:tab w:val="num" w:pos="1440"/>
        </w:tabs>
        <w:ind w:left="1440" w:hanging="360"/>
      </w:pPr>
      <w:rPr>
        <w:rFonts w:ascii="Symbol" w:hAnsi="Symbol" w:hint="default"/>
      </w:rPr>
    </w:lvl>
    <w:lvl w:ilvl="2" w:tplc="04070001">
      <w:start w:val="1"/>
      <w:numFmt w:val="bullet"/>
      <w:lvlText w:val=""/>
      <w:lvlJc w:val="left"/>
      <w:pPr>
        <w:tabs>
          <w:tab w:val="num" w:pos="2160"/>
        </w:tabs>
        <w:ind w:left="2160" w:hanging="360"/>
      </w:pPr>
      <w:rPr>
        <w:rFonts w:ascii="Symbol" w:hAnsi="Symbol"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18842EDB"/>
    <w:multiLevelType w:val="multilevel"/>
    <w:tmpl w:val="8EC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A244AC"/>
    <w:multiLevelType w:val="multilevel"/>
    <w:tmpl w:val="677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C20564"/>
    <w:multiLevelType w:val="hybridMultilevel"/>
    <w:tmpl w:val="1DF83E78"/>
    <w:lvl w:ilvl="0" w:tplc="930EE8E4">
      <w:start w:val="1"/>
      <w:numFmt w:val="lowerLetter"/>
      <w:pStyle w:val="Listennummera"/>
      <w:lvlText w:val="%1)"/>
      <w:lvlJc w:val="left"/>
      <w:pPr>
        <w:ind w:left="360" w:hanging="360"/>
      </w:pPr>
    </w:lvl>
    <w:lvl w:ilvl="1" w:tplc="9B347F0A">
      <w:start w:val="1"/>
      <w:numFmt w:val="lowerLetter"/>
      <w:lvlText w:val="%2."/>
      <w:lvlJc w:val="left"/>
      <w:pPr>
        <w:ind w:left="0" w:firstLine="397"/>
      </w:pPr>
      <w:rPr>
        <w:rFonts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9" w15:restartNumberingAfterBreak="0">
    <w:nsid w:val="18D01B93"/>
    <w:multiLevelType w:val="hybridMultilevel"/>
    <w:tmpl w:val="18E8C51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0" w15:restartNumberingAfterBreak="0">
    <w:nsid w:val="194478DC"/>
    <w:multiLevelType w:val="multilevel"/>
    <w:tmpl w:val="D8B8CB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1" w15:restartNumberingAfterBreak="0">
    <w:nsid w:val="196E57F7"/>
    <w:multiLevelType w:val="hybridMultilevel"/>
    <w:tmpl w:val="E1727A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2" w15:restartNumberingAfterBreak="0">
    <w:nsid w:val="19E17D86"/>
    <w:multiLevelType w:val="multilevel"/>
    <w:tmpl w:val="BBC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2663A7"/>
    <w:multiLevelType w:val="multilevel"/>
    <w:tmpl w:val="957A0DB6"/>
    <w:numStyleLink w:val="ATNummerierteListe"/>
  </w:abstractNum>
  <w:abstractNum w:abstractNumId="94" w15:restartNumberingAfterBreak="0">
    <w:nsid w:val="1A557008"/>
    <w:multiLevelType w:val="multilevel"/>
    <w:tmpl w:val="422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706E9B"/>
    <w:multiLevelType w:val="hybridMultilevel"/>
    <w:tmpl w:val="DC58BA6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96" w15:restartNumberingAfterBreak="0">
    <w:nsid w:val="1A8509D9"/>
    <w:multiLevelType w:val="multilevel"/>
    <w:tmpl w:val="010E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962EA7"/>
    <w:multiLevelType w:val="hybridMultilevel"/>
    <w:tmpl w:val="CF685D20"/>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98" w15:restartNumberingAfterBreak="0">
    <w:nsid w:val="1AA449CF"/>
    <w:multiLevelType w:val="hybridMultilevel"/>
    <w:tmpl w:val="AA784148"/>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start w:val="1"/>
      <w:numFmt w:val="bullet"/>
      <w:lvlText w:val=""/>
      <w:lvlJc w:val="left"/>
      <w:pPr>
        <w:ind w:left="3960" w:hanging="360"/>
      </w:pPr>
      <w:rPr>
        <w:rFonts w:ascii="Wingdings" w:hAnsi="Wingdings" w:hint="default"/>
      </w:rPr>
    </w:lvl>
    <w:lvl w:ilvl="6" w:tplc="0C070001">
      <w:start w:val="1"/>
      <w:numFmt w:val="bullet"/>
      <w:lvlText w:val=""/>
      <w:lvlJc w:val="left"/>
      <w:pPr>
        <w:ind w:left="4680" w:hanging="360"/>
      </w:pPr>
      <w:rPr>
        <w:rFonts w:ascii="Symbol" w:hAnsi="Symbol" w:hint="default"/>
      </w:rPr>
    </w:lvl>
    <w:lvl w:ilvl="7" w:tplc="0C070003">
      <w:start w:val="1"/>
      <w:numFmt w:val="bullet"/>
      <w:lvlText w:val="o"/>
      <w:lvlJc w:val="left"/>
      <w:pPr>
        <w:ind w:left="5400" w:hanging="360"/>
      </w:pPr>
      <w:rPr>
        <w:rFonts w:ascii="Courier New" w:hAnsi="Courier New" w:cs="Courier New" w:hint="default"/>
      </w:rPr>
    </w:lvl>
    <w:lvl w:ilvl="8" w:tplc="0C070005">
      <w:start w:val="1"/>
      <w:numFmt w:val="bullet"/>
      <w:lvlText w:val=""/>
      <w:lvlJc w:val="left"/>
      <w:pPr>
        <w:ind w:left="6120" w:hanging="360"/>
      </w:pPr>
      <w:rPr>
        <w:rFonts w:ascii="Wingdings" w:hAnsi="Wingdings" w:hint="default"/>
      </w:rPr>
    </w:lvl>
  </w:abstractNum>
  <w:abstractNum w:abstractNumId="99" w15:restartNumberingAfterBreak="0">
    <w:nsid w:val="1AC666D4"/>
    <w:multiLevelType w:val="hybridMultilevel"/>
    <w:tmpl w:val="5614A25C"/>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0" w15:restartNumberingAfterBreak="0">
    <w:nsid w:val="1B220D31"/>
    <w:multiLevelType w:val="multilevel"/>
    <w:tmpl w:val="62F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4F4B0A"/>
    <w:multiLevelType w:val="hybridMultilevel"/>
    <w:tmpl w:val="2C1E07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2" w15:restartNumberingAfterBreak="0">
    <w:nsid w:val="1B5C5AF9"/>
    <w:multiLevelType w:val="multilevel"/>
    <w:tmpl w:val="9030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CC261C"/>
    <w:multiLevelType w:val="multilevel"/>
    <w:tmpl w:val="317A8846"/>
    <w:styleLink w:val="berschriften"/>
    <w:lvl w:ilvl="0">
      <w:start w:val="1"/>
      <w:numFmt w:val="decimal"/>
      <w:lvlText w:val="%1."/>
      <w:lvlJc w:val="left"/>
      <w:pPr>
        <w:ind w:left="454" w:hanging="454"/>
      </w:pPr>
    </w:lvl>
    <w:lvl w:ilvl="1">
      <w:start w:val="1"/>
      <w:numFmt w:val="decimal"/>
      <w:lvlText w:val="%1.%2."/>
      <w:lvlJc w:val="left"/>
      <w:pPr>
        <w:ind w:left="680" w:hanging="680"/>
      </w:pPr>
    </w:lvl>
    <w:lvl w:ilvl="2">
      <w:start w:val="1"/>
      <w:numFmt w:val="decimal"/>
      <w:lvlText w:val="%1.%2.%3"/>
      <w:lvlJc w:val="left"/>
      <w:pPr>
        <w:ind w:left="907" w:hanging="907"/>
      </w:pPr>
    </w:lvl>
    <w:lvl w:ilvl="3">
      <w:start w:val="1"/>
      <w:numFmt w:val="decimal"/>
      <w:lvlText w:val="%1.%2.%3.%4."/>
      <w:lvlJc w:val="left"/>
      <w:pPr>
        <w:ind w:left="1021" w:hanging="1021"/>
      </w:pPr>
    </w:lvl>
    <w:lvl w:ilvl="4">
      <w:start w:val="1"/>
      <w:numFmt w:val="decimal"/>
      <w:lvlText w:val="%1.%2.%3.%4.%5."/>
      <w:lvlJc w:val="left"/>
      <w:pPr>
        <w:ind w:left="1134" w:hanging="1134"/>
      </w:pPr>
    </w:lvl>
    <w:lvl w:ilvl="5">
      <w:start w:val="1"/>
      <w:numFmt w:val="decimal"/>
      <w:lvlText w:val="%1.%2.%3.%4.%5.%6."/>
      <w:lvlJc w:val="left"/>
      <w:pPr>
        <w:ind w:left="1247" w:hanging="1247"/>
      </w:pPr>
      <w:rPr>
        <w:b w:val="0"/>
        <w:i/>
      </w:rPr>
    </w:lvl>
    <w:lvl w:ilvl="6">
      <w:start w:val="1"/>
      <w:numFmt w:val="decimal"/>
      <w:lvlText w:val="%1.%2.%3.%4.%5.%6.%7."/>
      <w:lvlJc w:val="left"/>
      <w:pPr>
        <w:ind w:left="1361" w:hanging="1361"/>
      </w:pPr>
      <w:rPr>
        <w:b w:val="0"/>
        <w:i/>
      </w:rPr>
    </w:lvl>
    <w:lvl w:ilvl="7">
      <w:start w:val="1"/>
      <w:numFmt w:val="decimal"/>
      <w:lvlText w:val="%1.%2.%3.%4.%5.%6.%7.%8."/>
      <w:lvlJc w:val="left"/>
      <w:pPr>
        <w:ind w:left="1588" w:hanging="1588"/>
      </w:pPr>
      <w:rPr>
        <w:b w:val="0"/>
        <w:i/>
      </w:rPr>
    </w:lvl>
    <w:lvl w:ilvl="8">
      <w:start w:val="1"/>
      <w:numFmt w:val="decimal"/>
      <w:lvlText w:val="%1.%2.%3.%4.%5.%6.%7.%8.%9."/>
      <w:lvlJc w:val="left"/>
      <w:pPr>
        <w:ind w:left="1701" w:hanging="1701"/>
      </w:pPr>
      <w:rPr>
        <w:b w:val="0"/>
        <w:i/>
      </w:rPr>
    </w:lvl>
  </w:abstractNum>
  <w:abstractNum w:abstractNumId="104" w15:restartNumberingAfterBreak="0">
    <w:nsid w:val="1BE67A81"/>
    <w:multiLevelType w:val="multilevel"/>
    <w:tmpl w:val="D4CC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354C06"/>
    <w:multiLevelType w:val="hybridMultilevel"/>
    <w:tmpl w:val="9978289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6" w15:restartNumberingAfterBreak="0">
    <w:nsid w:val="1C3F5E83"/>
    <w:multiLevelType w:val="multilevel"/>
    <w:tmpl w:val="3CC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A35FF6"/>
    <w:multiLevelType w:val="multilevel"/>
    <w:tmpl w:val="6F4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CD0BD5"/>
    <w:multiLevelType w:val="hybridMultilevel"/>
    <w:tmpl w:val="BF687BE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9" w15:restartNumberingAfterBreak="0">
    <w:nsid w:val="1D807079"/>
    <w:multiLevelType w:val="multilevel"/>
    <w:tmpl w:val="428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CB3DCB"/>
    <w:multiLevelType w:val="hybridMultilevel"/>
    <w:tmpl w:val="CAEC375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1" w15:restartNumberingAfterBreak="0">
    <w:nsid w:val="1E7768D0"/>
    <w:multiLevelType w:val="multilevel"/>
    <w:tmpl w:val="7A0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A568D8"/>
    <w:multiLevelType w:val="hybridMultilevel"/>
    <w:tmpl w:val="03A40F9E"/>
    <w:lvl w:ilvl="0" w:tplc="0C070001">
      <w:start w:val="1"/>
      <w:numFmt w:val="bullet"/>
      <w:lvlText w:val=""/>
      <w:lvlJc w:val="left"/>
      <w:pPr>
        <w:ind w:left="1800" w:hanging="360"/>
      </w:pPr>
      <w:rPr>
        <w:rFonts w:ascii="Symbol" w:hAnsi="Symbol" w:hint="default"/>
      </w:rPr>
    </w:lvl>
    <w:lvl w:ilvl="1" w:tplc="0C070003" w:tentative="1">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abstractNum w:abstractNumId="113" w15:restartNumberingAfterBreak="0">
    <w:nsid w:val="1F8A1F18"/>
    <w:multiLevelType w:val="multilevel"/>
    <w:tmpl w:val="33E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BC317F"/>
    <w:multiLevelType w:val="multilevel"/>
    <w:tmpl w:val="215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CD236F"/>
    <w:multiLevelType w:val="multilevel"/>
    <w:tmpl w:val="346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531B38"/>
    <w:multiLevelType w:val="hybridMultilevel"/>
    <w:tmpl w:val="B9D81B3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17" w15:restartNumberingAfterBreak="0">
    <w:nsid w:val="215453F8"/>
    <w:multiLevelType w:val="multilevel"/>
    <w:tmpl w:val="53CE70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8" w15:restartNumberingAfterBreak="0">
    <w:nsid w:val="21586C3F"/>
    <w:multiLevelType w:val="multilevel"/>
    <w:tmpl w:val="FB3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DD5E2F"/>
    <w:multiLevelType w:val="multilevel"/>
    <w:tmpl w:val="E93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DF2622"/>
    <w:multiLevelType w:val="multilevel"/>
    <w:tmpl w:val="591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E87FF9"/>
    <w:multiLevelType w:val="multilevel"/>
    <w:tmpl w:val="6D9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025846"/>
    <w:multiLevelType w:val="hybridMultilevel"/>
    <w:tmpl w:val="7A4633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3" w15:restartNumberingAfterBreak="0">
    <w:nsid w:val="23983750"/>
    <w:multiLevelType w:val="hybridMultilevel"/>
    <w:tmpl w:val="D0AAAC1A"/>
    <w:lvl w:ilvl="0" w:tplc="0C070001">
      <w:start w:val="1"/>
      <w:numFmt w:val="bullet"/>
      <w:lvlText w:val=""/>
      <w:lvlJc w:val="left"/>
      <w:pPr>
        <w:tabs>
          <w:tab w:val="num" w:pos="720"/>
        </w:tabs>
        <w:ind w:left="720" w:hanging="360"/>
      </w:pPr>
      <w:rPr>
        <w:rFonts w:ascii="Symbol" w:hAnsi="Symbol" w:hint="default"/>
      </w:rPr>
    </w:lvl>
    <w:lvl w:ilvl="1" w:tplc="33B4FDE0">
      <w:start w:val="300"/>
      <w:numFmt w:val="bullet"/>
      <w:lvlText w:val="–"/>
      <w:lvlJc w:val="left"/>
      <w:pPr>
        <w:tabs>
          <w:tab w:val="num" w:pos="1440"/>
        </w:tabs>
        <w:ind w:left="1440" w:hanging="360"/>
      </w:pPr>
      <w:rPr>
        <w:rFonts w:ascii="Times New Roman" w:hAnsi="Times New Roman" w:cs="Times New Roman" w:hint="default"/>
      </w:rPr>
    </w:lvl>
    <w:lvl w:ilvl="2" w:tplc="3E743AFE">
      <w:start w:val="1"/>
      <w:numFmt w:val="bullet"/>
      <w:lvlText w:val="•"/>
      <w:lvlJc w:val="left"/>
      <w:pPr>
        <w:tabs>
          <w:tab w:val="num" w:pos="2160"/>
        </w:tabs>
        <w:ind w:left="2160" w:hanging="360"/>
      </w:pPr>
      <w:rPr>
        <w:rFonts w:ascii="Times New Roman" w:hAnsi="Times New Roman" w:cs="Times New Roman" w:hint="default"/>
      </w:rPr>
    </w:lvl>
    <w:lvl w:ilvl="3" w:tplc="A184DF24">
      <w:start w:val="1"/>
      <w:numFmt w:val="bullet"/>
      <w:lvlText w:val="•"/>
      <w:lvlJc w:val="left"/>
      <w:pPr>
        <w:tabs>
          <w:tab w:val="num" w:pos="2880"/>
        </w:tabs>
        <w:ind w:left="2880" w:hanging="360"/>
      </w:pPr>
      <w:rPr>
        <w:rFonts w:ascii="Times New Roman" w:hAnsi="Times New Roman" w:cs="Times New Roman" w:hint="default"/>
      </w:rPr>
    </w:lvl>
    <w:lvl w:ilvl="4" w:tplc="FBA0D4F4">
      <w:start w:val="1"/>
      <w:numFmt w:val="bullet"/>
      <w:lvlText w:val="•"/>
      <w:lvlJc w:val="left"/>
      <w:pPr>
        <w:tabs>
          <w:tab w:val="num" w:pos="3600"/>
        </w:tabs>
        <w:ind w:left="3600" w:hanging="360"/>
      </w:pPr>
      <w:rPr>
        <w:rFonts w:ascii="Times New Roman" w:hAnsi="Times New Roman" w:cs="Times New Roman" w:hint="default"/>
      </w:rPr>
    </w:lvl>
    <w:lvl w:ilvl="5" w:tplc="4DE264A0">
      <w:start w:val="1"/>
      <w:numFmt w:val="bullet"/>
      <w:lvlText w:val="•"/>
      <w:lvlJc w:val="left"/>
      <w:pPr>
        <w:tabs>
          <w:tab w:val="num" w:pos="4320"/>
        </w:tabs>
        <w:ind w:left="4320" w:hanging="360"/>
      </w:pPr>
      <w:rPr>
        <w:rFonts w:ascii="Times New Roman" w:hAnsi="Times New Roman" w:cs="Times New Roman" w:hint="default"/>
      </w:rPr>
    </w:lvl>
    <w:lvl w:ilvl="6" w:tplc="D7C087B8">
      <w:start w:val="1"/>
      <w:numFmt w:val="bullet"/>
      <w:lvlText w:val="•"/>
      <w:lvlJc w:val="left"/>
      <w:pPr>
        <w:tabs>
          <w:tab w:val="num" w:pos="5040"/>
        </w:tabs>
        <w:ind w:left="5040" w:hanging="360"/>
      </w:pPr>
      <w:rPr>
        <w:rFonts w:ascii="Times New Roman" w:hAnsi="Times New Roman" w:cs="Times New Roman" w:hint="default"/>
      </w:rPr>
    </w:lvl>
    <w:lvl w:ilvl="7" w:tplc="309C2938">
      <w:start w:val="1"/>
      <w:numFmt w:val="bullet"/>
      <w:lvlText w:val="•"/>
      <w:lvlJc w:val="left"/>
      <w:pPr>
        <w:tabs>
          <w:tab w:val="num" w:pos="5760"/>
        </w:tabs>
        <w:ind w:left="5760" w:hanging="360"/>
      </w:pPr>
      <w:rPr>
        <w:rFonts w:ascii="Times New Roman" w:hAnsi="Times New Roman" w:cs="Times New Roman" w:hint="default"/>
      </w:rPr>
    </w:lvl>
    <w:lvl w:ilvl="8" w:tplc="9708A744">
      <w:start w:val="1"/>
      <w:numFmt w:val="bullet"/>
      <w:lvlText w:val="•"/>
      <w:lvlJc w:val="left"/>
      <w:pPr>
        <w:tabs>
          <w:tab w:val="num" w:pos="6480"/>
        </w:tabs>
        <w:ind w:left="6480" w:hanging="360"/>
      </w:pPr>
      <w:rPr>
        <w:rFonts w:ascii="Times New Roman" w:hAnsi="Times New Roman" w:cs="Times New Roman" w:hint="default"/>
      </w:rPr>
    </w:lvl>
  </w:abstractNum>
  <w:abstractNum w:abstractNumId="124" w15:restartNumberingAfterBreak="0">
    <w:nsid w:val="2437093F"/>
    <w:multiLevelType w:val="hybridMultilevel"/>
    <w:tmpl w:val="ACE69330"/>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25" w15:restartNumberingAfterBreak="0">
    <w:nsid w:val="24A92820"/>
    <w:multiLevelType w:val="singleLevel"/>
    <w:tmpl w:val="A04AD57C"/>
    <w:lvl w:ilvl="0">
      <w:start w:val="1"/>
      <w:numFmt w:val="decimal"/>
      <w:lvlText w:val="%1."/>
      <w:lvlJc w:val="left"/>
      <w:pPr>
        <w:tabs>
          <w:tab w:val="num" w:pos="360"/>
        </w:tabs>
        <w:ind w:left="360" w:hanging="360"/>
      </w:pPr>
    </w:lvl>
  </w:abstractNum>
  <w:abstractNum w:abstractNumId="126" w15:restartNumberingAfterBreak="0">
    <w:nsid w:val="24B85DCA"/>
    <w:multiLevelType w:val="multilevel"/>
    <w:tmpl w:val="8D4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783314"/>
    <w:multiLevelType w:val="multilevel"/>
    <w:tmpl w:val="821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8149F7"/>
    <w:multiLevelType w:val="multilevel"/>
    <w:tmpl w:val="B54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B64416"/>
    <w:multiLevelType w:val="hybridMultilevel"/>
    <w:tmpl w:val="9EAEED10"/>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30" w15:restartNumberingAfterBreak="0">
    <w:nsid w:val="2748312B"/>
    <w:multiLevelType w:val="hybridMultilevel"/>
    <w:tmpl w:val="D172A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78C5F5F"/>
    <w:multiLevelType w:val="multilevel"/>
    <w:tmpl w:val="1A4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283E0D"/>
    <w:multiLevelType w:val="multilevel"/>
    <w:tmpl w:val="633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881DD5"/>
    <w:multiLevelType w:val="multilevel"/>
    <w:tmpl w:val="35B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B843D8"/>
    <w:multiLevelType w:val="multilevel"/>
    <w:tmpl w:val="122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416EF0"/>
    <w:multiLevelType w:val="multilevel"/>
    <w:tmpl w:val="5FA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543C92"/>
    <w:multiLevelType w:val="hybridMultilevel"/>
    <w:tmpl w:val="C018CE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7" w15:restartNumberingAfterBreak="0">
    <w:nsid w:val="29705FF6"/>
    <w:multiLevelType w:val="multilevel"/>
    <w:tmpl w:val="382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945DA9"/>
    <w:multiLevelType w:val="multilevel"/>
    <w:tmpl w:val="C68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BF46F3"/>
    <w:multiLevelType w:val="hybridMultilevel"/>
    <w:tmpl w:val="494404E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40" w15:restartNumberingAfterBreak="0">
    <w:nsid w:val="29FC756C"/>
    <w:multiLevelType w:val="hybridMultilevel"/>
    <w:tmpl w:val="E97A87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1" w15:restartNumberingAfterBreak="0">
    <w:nsid w:val="2A2D45EF"/>
    <w:multiLevelType w:val="multilevel"/>
    <w:tmpl w:val="3C1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537AD0"/>
    <w:multiLevelType w:val="multilevel"/>
    <w:tmpl w:val="A74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7168C4"/>
    <w:multiLevelType w:val="multilevel"/>
    <w:tmpl w:val="EB2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D442E7"/>
    <w:multiLevelType w:val="multilevel"/>
    <w:tmpl w:val="98D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3C5BC2"/>
    <w:multiLevelType w:val="hybridMultilevel"/>
    <w:tmpl w:val="EA10071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6" w15:restartNumberingAfterBreak="0">
    <w:nsid w:val="2C45185B"/>
    <w:multiLevelType w:val="multilevel"/>
    <w:tmpl w:val="30D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7B135C"/>
    <w:multiLevelType w:val="hybridMultilevel"/>
    <w:tmpl w:val="ED34A236"/>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48" w15:restartNumberingAfterBreak="0">
    <w:nsid w:val="2DDD2F11"/>
    <w:multiLevelType w:val="hybridMultilevel"/>
    <w:tmpl w:val="D2A6EA5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2EBC172B"/>
    <w:multiLevelType w:val="multilevel"/>
    <w:tmpl w:val="F13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C62BFA"/>
    <w:multiLevelType w:val="hybridMultilevel"/>
    <w:tmpl w:val="A65CA36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1" w15:restartNumberingAfterBreak="0">
    <w:nsid w:val="2ECA3855"/>
    <w:multiLevelType w:val="multilevel"/>
    <w:tmpl w:val="BA2C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B0231B"/>
    <w:multiLevelType w:val="multilevel"/>
    <w:tmpl w:val="DDF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B56ED9"/>
    <w:multiLevelType w:val="hybridMultilevel"/>
    <w:tmpl w:val="8D6E3F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4" w15:restartNumberingAfterBreak="0">
    <w:nsid w:val="2FE475E9"/>
    <w:multiLevelType w:val="multilevel"/>
    <w:tmpl w:val="7F7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0D1092"/>
    <w:multiLevelType w:val="hybridMultilevel"/>
    <w:tmpl w:val="D5B2B60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6" w15:restartNumberingAfterBreak="0">
    <w:nsid w:val="307E215B"/>
    <w:multiLevelType w:val="hybridMultilevel"/>
    <w:tmpl w:val="9EF470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7" w15:restartNumberingAfterBreak="0">
    <w:nsid w:val="308802E4"/>
    <w:multiLevelType w:val="multilevel"/>
    <w:tmpl w:val="0540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8B76E3"/>
    <w:multiLevelType w:val="hybridMultilevel"/>
    <w:tmpl w:val="48460F50"/>
    <w:lvl w:ilvl="0" w:tplc="48DA3396">
      <w:numFmt w:val="bullet"/>
      <w:lvlText w:val="•"/>
      <w:lvlJc w:val="left"/>
      <w:pPr>
        <w:ind w:left="1068" w:hanging="708"/>
      </w:pPr>
      <w:rPr>
        <w:rFonts w:ascii="Calibri" w:eastAsiaTheme="minorEastAsia"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9" w15:restartNumberingAfterBreak="0">
    <w:nsid w:val="311E0635"/>
    <w:multiLevelType w:val="multilevel"/>
    <w:tmpl w:val="C3B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2E000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1" w15:restartNumberingAfterBreak="0">
    <w:nsid w:val="313168CE"/>
    <w:multiLevelType w:val="hybridMultilevel"/>
    <w:tmpl w:val="FE302C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2" w15:restartNumberingAfterBreak="0">
    <w:nsid w:val="315D6D15"/>
    <w:multiLevelType w:val="multilevel"/>
    <w:tmpl w:val="225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693E9A"/>
    <w:multiLevelType w:val="multilevel"/>
    <w:tmpl w:val="D22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762CFA"/>
    <w:multiLevelType w:val="multilevel"/>
    <w:tmpl w:val="5DD6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1821275"/>
    <w:multiLevelType w:val="hybridMultilevel"/>
    <w:tmpl w:val="ABB60C9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6" w15:restartNumberingAfterBreak="0">
    <w:nsid w:val="31885D21"/>
    <w:multiLevelType w:val="multilevel"/>
    <w:tmpl w:val="291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B7673D"/>
    <w:multiLevelType w:val="multilevel"/>
    <w:tmpl w:val="261C8810"/>
    <w:styleLink w:val="ATUnsortierteListe"/>
    <w:lvl w:ilvl="0">
      <w:start w:val="1"/>
      <w:numFmt w:val="bullet"/>
      <w:pStyle w:val="Aufzhlungszeichen"/>
      <w:lvlText w:val="•"/>
      <w:lvlJc w:val="left"/>
      <w:pPr>
        <w:ind w:left="397" w:hanging="397"/>
      </w:pPr>
      <w:rPr>
        <w:rFonts w:asciiTheme="minorHAnsi" w:hAnsiTheme="minorHAnsi" w:cs="Times New Roman" w:hint="default"/>
        <w:b w:val="0"/>
        <w:i w:val="0"/>
        <w:color w:val="E6242F"/>
        <w:sz w:val="23"/>
        <w:szCs w:val="20"/>
      </w:rPr>
    </w:lvl>
    <w:lvl w:ilvl="1">
      <w:start w:val="1"/>
      <w:numFmt w:val="bullet"/>
      <w:pStyle w:val="Aufzhlungszeichen2"/>
      <w:lvlText w:val="−"/>
      <w:lvlJc w:val="left"/>
      <w:pPr>
        <w:ind w:left="794" w:hanging="397"/>
      </w:pPr>
      <w:rPr>
        <w:rFonts w:asciiTheme="minorHAnsi" w:hAnsiTheme="minorHAnsi" w:hint="default"/>
        <w:b/>
        <w:i w:val="0"/>
        <w:caps w:val="0"/>
        <w:strike w:val="0"/>
        <w:dstrike w:val="0"/>
        <w:vanish w:val="0"/>
        <w:color w:val="auto"/>
        <w:sz w:val="23"/>
        <w:szCs w:val="20"/>
        <w:vertAlign w:val="baseline"/>
      </w:rPr>
    </w:lvl>
    <w:lvl w:ilvl="2">
      <w:start w:val="1"/>
      <w:numFmt w:val="bullet"/>
      <w:pStyle w:val="Aufzhlungszeichen3"/>
      <w:lvlText w:val="•"/>
      <w:lvlJc w:val="left"/>
      <w:pPr>
        <w:ind w:left="1191" w:hanging="397"/>
      </w:pPr>
      <w:rPr>
        <w:rFonts w:asciiTheme="minorHAnsi" w:hAnsiTheme="minorHAnsi" w:cs="Times New Roman" w:hint="default"/>
        <w:color w:val="auto"/>
        <w:sz w:val="23"/>
      </w:rPr>
    </w:lvl>
    <w:lvl w:ilvl="3">
      <w:start w:val="1"/>
      <w:numFmt w:val="bullet"/>
      <w:pStyle w:val="Aufzhlungszeichen4"/>
      <w:lvlText w:val="–"/>
      <w:lvlJc w:val="left"/>
      <w:pPr>
        <w:ind w:left="1588" w:hanging="397"/>
      </w:pPr>
      <w:rPr>
        <w:rFonts w:asciiTheme="minorHAnsi" w:hAnsiTheme="minorHAnsi" w:cs="Times New Roman" w:hint="default"/>
        <w:color w:val="E1320F" w:themeColor="text2"/>
        <w:sz w:val="23"/>
      </w:rPr>
    </w:lvl>
    <w:lvl w:ilvl="4">
      <w:start w:val="1"/>
      <w:numFmt w:val="bullet"/>
      <w:pStyle w:val="Aufzhlungszeichen5"/>
      <w:lvlText w:val="•"/>
      <w:lvlJc w:val="left"/>
      <w:pPr>
        <w:ind w:left="1985" w:hanging="341"/>
      </w:pPr>
      <w:rPr>
        <w:rFonts w:asciiTheme="minorHAnsi" w:hAnsiTheme="minorHAnsi" w:cs="Times New Roman" w:hint="default"/>
        <w:color w:val="E6242F"/>
      </w:rPr>
    </w:lvl>
    <w:lvl w:ilvl="5">
      <w:start w:val="1"/>
      <w:numFmt w:val="bullet"/>
      <w:pStyle w:val="Aufzhlungszeichen6"/>
      <w:lvlText w:val="–"/>
      <w:lvlJc w:val="left"/>
      <w:pPr>
        <w:ind w:left="2381" w:hanging="396"/>
      </w:pPr>
      <w:rPr>
        <w:rFonts w:asciiTheme="minorHAnsi" w:hAnsiTheme="minorHAnsi" w:cs="Times New Roman" w:hint="default"/>
        <w:color w:val="auto"/>
      </w:rPr>
    </w:lvl>
    <w:lvl w:ilvl="6">
      <w:start w:val="1"/>
      <w:numFmt w:val="bullet"/>
      <w:pStyle w:val="Aufzhlungszeichen7"/>
      <w:lvlText w:val="•"/>
      <w:lvlJc w:val="left"/>
      <w:pPr>
        <w:ind w:left="2778" w:hanging="397"/>
      </w:pPr>
      <w:rPr>
        <w:rFonts w:asciiTheme="minorHAnsi" w:hAnsiTheme="minorHAnsi" w:cs="Times New Roman" w:hint="default"/>
        <w:color w:val="auto"/>
      </w:rPr>
    </w:lvl>
    <w:lvl w:ilvl="7">
      <w:start w:val="1"/>
      <w:numFmt w:val="bullet"/>
      <w:pStyle w:val="Aufzhlungszeichen8"/>
      <w:lvlText w:val="–"/>
      <w:lvlJc w:val="left"/>
      <w:pPr>
        <w:ind w:left="3175" w:hanging="397"/>
      </w:pPr>
      <w:rPr>
        <w:rFonts w:asciiTheme="minorHAnsi" w:hAnsiTheme="minorHAnsi" w:cs="Times New Roman" w:hint="default"/>
        <w:color w:val="E6242F"/>
      </w:rPr>
    </w:lvl>
    <w:lvl w:ilvl="8">
      <w:start w:val="1"/>
      <w:numFmt w:val="bullet"/>
      <w:pStyle w:val="Aufzhlungszeichen9"/>
      <w:lvlText w:val="•"/>
      <w:lvlJc w:val="left"/>
      <w:pPr>
        <w:ind w:left="3572" w:hanging="397"/>
      </w:pPr>
      <w:rPr>
        <w:rFonts w:asciiTheme="minorHAnsi" w:hAnsiTheme="minorHAnsi" w:cs="Times New Roman" w:hint="default"/>
        <w:color w:val="E6242F"/>
      </w:rPr>
    </w:lvl>
  </w:abstractNum>
  <w:abstractNum w:abstractNumId="168" w15:restartNumberingAfterBreak="0">
    <w:nsid w:val="31C93310"/>
    <w:multiLevelType w:val="multilevel"/>
    <w:tmpl w:val="4C0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2204364"/>
    <w:multiLevelType w:val="singleLevel"/>
    <w:tmpl w:val="229E83DC"/>
    <w:lvl w:ilvl="0">
      <w:start w:val="1"/>
      <w:numFmt w:val="bullet"/>
      <w:pStyle w:val="Aufzhlung"/>
      <w:lvlText w:val=""/>
      <w:lvlJc w:val="left"/>
      <w:pPr>
        <w:tabs>
          <w:tab w:val="num" w:pos="360"/>
        </w:tabs>
        <w:ind w:left="360" w:hanging="360"/>
      </w:pPr>
      <w:rPr>
        <w:rFonts w:ascii="Symbol" w:hAnsi="Symbol" w:hint="default"/>
      </w:rPr>
    </w:lvl>
  </w:abstractNum>
  <w:abstractNum w:abstractNumId="170" w15:restartNumberingAfterBreak="0">
    <w:nsid w:val="323F6625"/>
    <w:multiLevelType w:val="hybridMultilevel"/>
    <w:tmpl w:val="5DD8A5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1" w15:restartNumberingAfterBreak="0">
    <w:nsid w:val="325D48D2"/>
    <w:multiLevelType w:val="multilevel"/>
    <w:tmpl w:val="BB0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F76953"/>
    <w:multiLevelType w:val="hybridMultilevel"/>
    <w:tmpl w:val="C41CFA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3" w15:restartNumberingAfterBreak="0">
    <w:nsid w:val="331A3673"/>
    <w:multiLevelType w:val="hybridMultilevel"/>
    <w:tmpl w:val="3426202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4" w15:restartNumberingAfterBreak="0">
    <w:nsid w:val="334802AC"/>
    <w:multiLevelType w:val="hybridMultilevel"/>
    <w:tmpl w:val="7340D2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5" w15:restartNumberingAfterBreak="0">
    <w:nsid w:val="33B730A5"/>
    <w:multiLevelType w:val="multilevel"/>
    <w:tmpl w:val="EA28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DA788C"/>
    <w:multiLevelType w:val="hybridMultilevel"/>
    <w:tmpl w:val="939AF7C4"/>
    <w:lvl w:ilvl="0" w:tplc="CB52A934">
      <w:start w:val="1"/>
      <w:numFmt w:val="bullet"/>
      <w:pStyle w:val="BoxUL1"/>
      <w:lvlText w:val="•"/>
      <w:lvlJc w:val="left"/>
      <w:pPr>
        <w:ind w:left="720" w:hanging="360"/>
      </w:pPr>
      <w:rPr>
        <w:rFonts w:ascii="Corbel" w:hAnsi="Corbe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7" w15:restartNumberingAfterBreak="0">
    <w:nsid w:val="33EE7EAB"/>
    <w:multiLevelType w:val="hybridMultilevel"/>
    <w:tmpl w:val="4E684800"/>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78" w15:restartNumberingAfterBreak="0">
    <w:nsid w:val="33F91143"/>
    <w:multiLevelType w:val="multilevel"/>
    <w:tmpl w:val="F0C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036A59"/>
    <w:multiLevelType w:val="multilevel"/>
    <w:tmpl w:val="31D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8F7122"/>
    <w:multiLevelType w:val="multilevel"/>
    <w:tmpl w:val="0B8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DE4F38"/>
    <w:multiLevelType w:val="multilevel"/>
    <w:tmpl w:val="D73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8427AF"/>
    <w:multiLevelType w:val="multilevel"/>
    <w:tmpl w:val="462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B862E1"/>
    <w:multiLevelType w:val="hybridMultilevel"/>
    <w:tmpl w:val="0BF648BC"/>
    <w:lvl w:ilvl="0" w:tplc="BEE4BD4E">
      <w:numFmt w:val="bullet"/>
      <w:lvlText w:val="•"/>
      <w:lvlJc w:val="left"/>
      <w:pPr>
        <w:ind w:left="1065" w:hanging="705"/>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4" w15:restartNumberingAfterBreak="0">
    <w:nsid w:val="3744607A"/>
    <w:multiLevelType w:val="hybridMultilevel"/>
    <w:tmpl w:val="CF3A5E6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5" w15:restartNumberingAfterBreak="0">
    <w:nsid w:val="377127BF"/>
    <w:multiLevelType w:val="hybridMultilevel"/>
    <w:tmpl w:val="F4448B8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86" w15:restartNumberingAfterBreak="0">
    <w:nsid w:val="382B064D"/>
    <w:multiLevelType w:val="hybridMultilevel"/>
    <w:tmpl w:val="BE7AE1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7" w15:restartNumberingAfterBreak="0">
    <w:nsid w:val="38345B35"/>
    <w:multiLevelType w:val="multilevel"/>
    <w:tmpl w:val="A31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560565"/>
    <w:multiLevelType w:val="multilevel"/>
    <w:tmpl w:val="218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61323D"/>
    <w:multiLevelType w:val="hybridMultilevel"/>
    <w:tmpl w:val="F50C6266"/>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0" w15:restartNumberingAfterBreak="0">
    <w:nsid w:val="386B1AB3"/>
    <w:multiLevelType w:val="multilevel"/>
    <w:tmpl w:val="E6A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E14F25"/>
    <w:multiLevelType w:val="multilevel"/>
    <w:tmpl w:val="206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133CC6"/>
    <w:multiLevelType w:val="hybridMultilevel"/>
    <w:tmpl w:val="4C98C3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3" w15:restartNumberingAfterBreak="0">
    <w:nsid w:val="398155B8"/>
    <w:multiLevelType w:val="multilevel"/>
    <w:tmpl w:val="72B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9B80487"/>
    <w:multiLevelType w:val="hybridMultilevel"/>
    <w:tmpl w:val="C97647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5" w15:restartNumberingAfterBreak="0">
    <w:nsid w:val="3A0A409A"/>
    <w:multiLevelType w:val="multilevel"/>
    <w:tmpl w:val="0FAC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246FCB"/>
    <w:multiLevelType w:val="hybridMultilevel"/>
    <w:tmpl w:val="F18E59C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7" w15:restartNumberingAfterBreak="0">
    <w:nsid w:val="3C4446F4"/>
    <w:multiLevelType w:val="multilevel"/>
    <w:tmpl w:val="84E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BE0A66"/>
    <w:multiLevelType w:val="multilevel"/>
    <w:tmpl w:val="128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3A2577"/>
    <w:multiLevelType w:val="hybridMultilevel"/>
    <w:tmpl w:val="1FA8F0F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0" w15:restartNumberingAfterBreak="0">
    <w:nsid w:val="3DD1355D"/>
    <w:multiLevelType w:val="hybridMultilevel"/>
    <w:tmpl w:val="F5BAA6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1" w15:restartNumberingAfterBreak="0">
    <w:nsid w:val="3DEF2B3D"/>
    <w:multiLevelType w:val="multilevel"/>
    <w:tmpl w:val="D818A9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2" w15:restartNumberingAfterBreak="0">
    <w:nsid w:val="3F433614"/>
    <w:multiLevelType w:val="hybridMultilevel"/>
    <w:tmpl w:val="B31E258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3" w15:restartNumberingAfterBreak="0">
    <w:nsid w:val="3F945232"/>
    <w:multiLevelType w:val="multilevel"/>
    <w:tmpl w:val="0C3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A13AEA"/>
    <w:multiLevelType w:val="hybridMultilevel"/>
    <w:tmpl w:val="A27CDE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5" w15:restartNumberingAfterBreak="0">
    <w:nsid w:val="402636DF"/>
    <w:multiLevelType w:val="hybridMultilevel"/>
    <w:tmpl w:val="675CD43C"/>
    <w:lvl w:ilvl="0" w:tplc="0C070001">
      <w:start w:val="1"/>
      <w:numFmt w:val="bullet"/>
      <w:lvlText w:val=""/>
      <w:lvlJc w:val="left"/>
      <w:pPr>
        <w:ind w:left="1069" w:hanging="360"/>
      </w:pPr>
      <w:rPr>
        <w:rFonts w:ascii="Symbol" w:hAnsi="Symbol" w:hint="default"/>
      </w:rPr>
    </w:lvl>
    <w:lvl w:ilvl="1" w:tplc="0C070003">
      <w:start w:val="1"/>
      <w:numFmt w:val="bullet"/>
      <w:lvlText w:val="o"/>
      <w:lvlJc w:val="left"/>
      <w:pPr>
        <w:ind w:left="1789" w:hanging="360"/>
      </w:pPr>
      <w:rPr>
        <w:rFonts w:ascii="Courier New" w:hAnsi="Courier New" w:cs="Courier New" w:hint="default"/>
      </w:rPr>
    </w:lvl>
    <w:lvl w:ilvl="2" w:tplc="0C070005">
      <w:start w:val="1"/>
      <w:numFmt w:val="bullet"/>
      <w:lvlText w:val=""/>
      <w:lvlJc w:val="left"/>
      <w:pPr>
        <w:ind w:left="2509" w:hanging="360"/>
      </w:pPr>
      <w:rPr>
        <w:rFonts w:ascii="Wingdings" w:hAnsi="Wingdings" w:hint="default"/>
      </w:rPr>
    </w:lvl>
    <w:lvl w:ilvl="3" w:tplc="0C070001">
      <w:start w:val="1"/>
      <w:numFmt w:val="bullet"/>
      <w:lvlText w:val=""/>
      <w:lvlJc w:val="left"/>
      <w:pPr>
        <w:ind w:left="3229" w:hanging="360"/>
      </w:pPr>
      <w:rPr>
        <w:rFonts w:ascii="Symbol" w:hAnsi="Symbol" w:hint="default"/>
      </w:rPr>
    </w:lvl>
    <w:lvl w:ilvl="4" w:tplc="0C070003">
      <w:start w:val="1"/>
      <w:numFmt w:val="bullet"/>
      <w:lvlText w:val="o"/>
      <w:lvlJc w:val="left"/>
      <w:pPr>
        <w:ind w:left="3949" w:hanging="360"/>
      </w:pPr>
      <w:rPr>
        <w:rFonts w:ascii="Courier New" w:hAnsi="Courier New" w:cs="Courier New" w:hint="default"/>
      </w:rPr>
    </w:lvl>
    <w:lvl w:ilvl="5" w:tplc="0C070005">
      <w:start w:val="1"/>
      <w:numFmt w:val="bullet"/>
      <w:lvlText w:val=""/>
      <w:lvlJc w:val="left"/>
      <w:pPr>
        <w:ind w:left="4669" w:hanging="360"/>
      </w:pPr>
      <w:rPr>
        <w:rFonts w:ascii="Wingdings" w:hAnsi="Wingdings" w:hint="default"/>
      </w:rPr>
    </w:lvl>
    <w:lvl w:ilvl="6" w:tplc="0C070001">
      <w:start w:val="1"/>
      <w:numFmt w:val="bullet"/>
      <w:lvlText w:val=""/>
      <w:lvlJc w:val="left"/>
      <w:pPr>
        <w:ind w:left="5389" w:hanging="360"/>
      </w:pPr>
      <w:rPr>
        <w:rFonts w:ascii="Symbol" w:hAnsi="Symbol" w:hint="default"/>
      </w:rPr>
    </w:lvl>
    <w:lvl w:ilvl="7" w:tplc="0C070003">
      <w:start w:val="1"/>
      <w:numFmt w:val="bullet"/>
      <w:lvlText w:val="o"/>
      <w:lvlJc w:val="left"/>
      <w:pPr>
        <w:ind w:left="6109" w:hanging="360"/>
      </w:pPr>
      <w:rPr>
        <w:rFonts w:ascii="Courier New" w:hAnsi="Courier New" w:cs="Courier New" w:hint="default"/>
      </w:rPr>
    </w:lvl>
    <w:lvl w:ilvl="8" w:tplc="0C070005">
      <w:start w:val="1"/>
      <w:numFmt w:val="bullet"/>
      <w:lvlText w:val=""/>
      <w:lvlJc w:val="left"/>
      <w:pPr>
        <w:ind w:left="6829" w:hanging="360"/>
      </w:pPr>
      <w:rPr>
        <w:rFonts w:ascii="Wingdings" w:hAnsi="Wingdings" w:hint="default"/>
      </w:rPr>
    </w:lvl>
  </w:abstractNum>
  <w:abstractNum w:abstractNumId="206" w15:restartNumberingAfterBreak="0">
    <w:nsid w:val="40361254"/>
    <w:multiLevelType w:val="multilevel"/>
    <w:tmpl w:val="A6B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570C71"/>
    <w:multiLevelType w:val="multilevel"/>
    <w:tmpl w:val="148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C202A7"/>
    <w:multiLevelType w:val="multilevel"/>
    <w:tmpl w:val="D69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4E208C"/>
    <w:multiLevelType w:val="multilevel"/>
    <w:tmpl w:val="8E3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5817AA"/>
    <w:multiLevelType w:val="multilevel"/>
    <w:tmpl w:val="05141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8A7AF8"/>
    <w:multiLevelType w:val="multilevel"/>
    <w:tmpl w:val="C06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F21AB7"/>
    <w:multiLevelType w:val="multilevel"/>
    <w:tmpl w:val="389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F75A41"/>
    <w:multiLevelType w:val="multilevel"/>
    <w:tmpl w:val="4E2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1157A2"/>
    <w:multiLevelType w:val="hybridMultilevel"/>
    <w:tmpl w:val="568CA7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5" w15:restartNumberingAfterBreak="0">
    <w:nsid w:val="423C36A0"/>
    <w:multiLevelType w:val="multilevel"/>
    <w:tmpl w:val="9C3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2492CFE"/>
    <w:multiLevelType w:val="multilevel"/>
    <w:tmpl w:val="A95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3753D9"/>
    <w:multiLevelType w:val="multilevel"/>
    <w:tmpl w:val="E15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5D7719"/>
    <w:multiLevelType w:val="multilevel"/>
    <w:tmpl w:val="907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916145"/>
    <w:multiLevelType w:val="hybridMultilevel"/>
    <w:tmpl w:val="A9D493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0" w15:restartNumberingAfterBreak="0">
    <w:nsid w:val="43997CE4"/>
    <w:multiLevelType w:val="multilevel"/>
    <w:tmpl w:val="065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A67C25"/>
    <w:multiLevelType w:val="hybridMultilevel"/>
    <w:tmpl w:val="ED104320"/>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22" w15:restartNumberingAfterBreak="0">
    <w:nsid w:val="43C04CAB"/>
    <w:multiLevelType w:val="hybridMultilevel"/>
    <w:tmpl w:val="FF2CBF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3" w15:restartNumberingAfterBreak="0">
    <w:nsid w:val="43DA571C"/>
    <w:multiLevelType w:val="hybridMultilevel"/>
    <w:tmpl w:val="21C60E30"/>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4" w15:restartNumberingAfterBreak="0">
    <w:nsid w:val="44373D79"/>
    <w:multiLevelType w:val="multilevel"/>
    <w:tmpl w:val="F6B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6D3D9B"/>
    <w:multiLevelType w:val="multilevel"/>
    <w:tmpl w:val="5A96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703C02"/>
    <w:multiLevelType w:val="hybridMultilevel"/>
    <w:tmpl w:val="C174F65E"/>
    <w:lvl w:ilvl="0" w:tplc="5BDF241A">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7" w15:restartNumberingAfterBreak="0">
    <w:nsid w:val="44762BBC"/>
    <w:multiLevelType w:val="hybridMultilevel"/>
    <w:tmpl w:val="134CC9A0"/>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28" w15:restartNumberingAfterBreak="0">
    <w:nsid w:val="44786C37"/>
    <w:multiLevelType w:val="hybridMultilevel"/>
    <w:tmpl w:val="66B802A0"/>
    <w:lvl w:ilvl="0" w:tplc="E678077C">
      <w:numFmt w:val="bullet"/>
      <w:lvlText w:val="-"/>
      <w:lvlJc w:val="left"/>
      <w:pPr>
        <w:ind w:left="720" w:hanging="360"/>
      </w:pPr>
      <w:rPr>
        <w:rFonts w:ascii="Calibri" w:eastAsiaTheme="minorEastAsia" w:hAnsi="Calibri" w:cs="Calibr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9" w15:restartNumberingAfterBreak="0">
    <w:nsid w:val="44926412"/>
    <w:multiLevelType w:val="hybridMultilevel"/>
    <w:tmpl w:val="1074B20C"/>
    <w:lvl w:ilvl="0" w:tplc="0C070001">
      <w:start w:val="1"/>
      <w:numFmt w:val="bullet"/>
      <w:lvlText w:val=""/>
      <w:lvlJc w:val="left"/>
      <w:pPr>
        <w:ind w:left="720" w:hanging="360"/>
      </w:pPr>
      <w:rPr>
        <w:rFonts w:ascii="Symbol" w:hAnsi="Symbol" w:hint="default"/>
      </w:rPr>
    </w:lvl>
    <w:lvl w:ilvl="1" w:tplc="074C6546">
      <w:start w:val="3"/>
      <w:numFmt w:val="bullet"/>
      <w:lvlText w:val="•"/>
      <w:lvlJc w:val="left"/>
      <w:pPr>
        <w:ind w:left="1788" w:hanging="708"/>
      </w:pPr>
      <w:rPr>
        <w:rFonts w:ascii="Calibri" w:eastAsiaTheme="minorEastAsia" w:hAnsi="Calibri" w:cs="Calibri"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0" w15:restartNumberingAfterBreak="0">
    <w:nsid w:val="44FD5501"/>
    <w:multiLevelType w:val="hybridMultilevel"/>
    <w:tmpl w:val="6A92CD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1" w15:restartNumberingAfterBreak="0">
    <w:nsid w:val="45C42ACF"/>
    <w:multiLevelType w:val="hybridMultilevel"/>
    <w:tmpl w:val="0C1C0A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2" w15:restartNumberingAfterBreak="0">
    <w:nsid w:val="45C85F3B"/>
    <w:multiLevelType w:val="multilevel"/>
    <w:tmpl w:val="6E1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D41893"/>
    <w:multiLevelType w:val="hybridMultilevel"/>
    <w:tmpl w:val="DC5EB58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4" w15:restartNumberingAfterBreak="0">
    <w:nsid w:val="45F0449D"/>
    <w:multiLevelType w:val="multilevel"/>
    <w:tmpl w:val="F29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0900B3"/>
    <w:multiLevelType w:val="multilevel"/>
    <w:tmpl w:val="1C5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57357D"/>
    <w:multiLevelType w:val="multilevel"/>
    <w:tmpl w:val="65D4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6D948D4"/>
    <w:multiLevelType w:val="multilevel"/>
    <w:tmpl w:val="607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816C21"/>
    <w:multiLevelType w:val="multilevel"/>
    <w:tmpl w:val="FFD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59414C"/>
    <w:multiLevelType w:val="multilevel"/>
    <w:tmpl w:val="6372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65097B"/>
    <w:multiLevelType w:val="multilevel"/>
    <w:tmpl w:val="A5B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9E193D"/>
    <w:multiLevelType w:val="multilevel"/>
    <w:tmpl w:val="C41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A93D5D"/>
    <w:multiLevelType w:val="multilevel"/>
    <w:tmpl w:val="94F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B16A6C"/>
    <w:multiLevelType w:val="hybridMultilevel"/>
    <w:tmpl w:val="E93A00F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44" w15:restartNumberingAfterBreak="0">
    <w:nsid w:val="48DA17BE"/>
    <w:multiLevelType w:val="hybridMultilevel"/>
    <w:tmpl w:val="30128A40"/>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45" w15:restartNumberingAfterBreak="0">
    <w:nsid w:val="49017311"/>
    <w:multiLevelType w:val="hybridMultilevel"/>
    <w:tmpl w:val="253CCB1C"/>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46" w15:restartNumberingAfterBreak="0">
    <w:nsid w:val="49284437"/>
    <w:multiLevelType w:val="hybridMultilevel"/>
    <w:tmpl w:val="6A1296A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7" w15:restartNumberingAfterBreak="0">
    <w:nsid w:val="492E1CF7"/>
    <w:multiLevelType w:val="hybridMultilevel"/>
    <w:tmpl w:val="740201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8" w15:restartNumberingAfterBreak="0">
    <w:nsid w:val="4A490F80"/>
    <w:multiLevelType w:val="hybridMultilevel"/>
    <w:tmpl w:val="C24EAA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9" w15:restartNumberingAfterBreak="0">
    <w:nsid w:val="4B1B7E85"/>
    <w:multiLevelType w:val="hybridMultilevel"/>
    <w:tmpl w:val="0BF4F1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0" w15:restartNumberingAfterBreak="0">
    <w:nsid w:val="4B3A2309"/>
    <w:multiLevelType w:val="multilevel"/>
    <w:tmpl w:val="71E8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647C0A"/>
    <w:multiLevelType w:val="multilevel"/>
    <w:tmpl w:val="E07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BB76E98"/>
    <w:multiLevelType w:val="hybridMultilevel"/>
    <w:tmpl w:val="399A23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3" w15:restartNumberingAfterBreak="0">
    <w:nsid w:val="4C0A7009"/>
    <w:multiLevelType w:val="multilevel"/>
    <w:tmpl w:val="9ECEEC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4" w15:restartNumberingAfterBreak="0">
    <w:nsid w:val="4D6B3D72"/>
    <w:multiLevelType w:val="multilevel"/>
    <w:tmpl w:val="00E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837146"/>
    <w:multiLevelType w:val="multilevel"/>
    <w:tmpl w:val="D70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652FB0"/>
    <w:multiLevelType w:val="hybridMultilevel"/>
    <w:tmpl w:val="7010B19E"/>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57" w15:restartNumberingAfterBreak="0">
    <w:nsid w:val="4EAA19BA"/>
    <w:multiLevelType w:val="multilevel"/>
    <w:tmpl w:val="957A0DB6"/>
    <w:styleLink w:val="ATNummerierteListe"/>
    <w:lvl w:ilvl="0">
      <w:start w:val="1"/>
      <w:numFmt w:val="decimal"/>
      <w:pStyle w:val="Listennummer"/>
      <w:isLgl/>
      <w:lvlText w:val="%1."/>
      <w:lvlJc w:val="left"/>
      <w:pPr>
        <w:ind w:left="397" w:hanging="397"/>
      </w:pPr>
      <w:rPr>
        <w:rFonts w:asciiTheme="minorHAnsi" w:hAnsiTheme="minorHAnsi" w:hint="default"/>
        <w:color w:val="E1320F" w:themeColor="text2"/>
        <w:sz w:val="23"/>
      </w:rPr>
    </w:lvl>
    <w:lvl w:ilvl="1">
      <w:start w:val="1"/>
      <w:numFmt w:val="lowerLetter"/>
      <w:pStyle w:val="Listennummer2"/>
      <w:lvlText w:val="%2)"/>
      <w:lvlJc w:val="left"/>
      <w:pPr>
        <w:ind w:left="794" w:hanging="397"/>
      </w:pPr>
      <w:rPr>
        <w:rFonts w:asciiTheme="minorHAnsi" w:hAnsiTheme="minorHAnsi" w:hint="default"/>
        <w:sz w:val="23"/>
      </w:rPr>
    </w:lvl>
    <w:lvl w:ilvl="2">
      <w:start w:val="1"/>
      <w:numFmt w:val="lowerRoman"/>
      <w:pStyle w:val="Listennummer3"/>
      <w:lvlText w:val="%3)"/>
      <w:lvlJc w:val="left"/>
      <w:pPr>
        <w:ind w:left="1191" w:hanging="397"/>
      </w:pPr>
      <w:rPr>
        <w:rFonts w:hint="default"/>
      </w:rPr>
    </w:lvl>
    <w:lvl w:ilvl="3">
      <w:start w:val="1"/>
      <w:numFmt w:val="decimal"/>
      <w:pStyle w:val="Listennummer4"/>
      <w:lvlText w:val="%4."/>
      <w:lvlJc w:val="left"/>
      <w:pPr>
        <w:ind w:left="1588" w:hanging="397"/>
      </w:pPr>
      <w:rPr>
        <w:rFonts w:asciiTheme="minorHAnsi" w:hAnsiTheme="minorHAnsi" w:hint="default"/>
      </w:rPr>
    </w:lvl>
    <w:lvl w:ilvl="4">
      <w:start w:val="1"/>
      <w:numFmt w:val="lowerLetter"/>
      <w:pStyle w:val="Listennummer5"/>
      <w:lvlText w:val="%5)"/>
      <w:lvlJc w:val="left"/>
      <w:pPr>
        <w:ind w:left="1985" w:hanging="397"/>
      </w:pPr>
      <w:rPr>
        <w:rFonts w:asciiTheme="minorHAnsi" w:hAnsiTheme="minorHAnsi" w:hint="default"/>
      </w:rPr>
    </w:lvl>
    <w:lvl w:ilvl="5">
      <w:start w:val="1"/>
      <w:numFmt w:val="lowerRoman"/>
      <w:pStyle w:val="Listennummer6"/>
      <w:lvlText w:val="%6)"/>
      <w:lvlJc w:val="left"/>
      <w:pPr>
        <w:ind w:left="2382" w:hanging="397"/>
      </w:pPr>
      <w:rPr>
        <w:rFonts w:asciiTheme="minorHAnsi" w:hAnsiTheme="minorHAnsi" w:hint="default"/>
      </w:rPr>
    </w:lvl>
    <w:lvl w:ilvl="6">
      <w:start w:val="1"/>
      <w:numFmt w:val="decimal"/>
      <w:pStyle w:val="Listennummer7"/>
      <w:lvlText w:val="%7."/>
      <w:lvlJc w:val="left"/>
      <w:pPr>
        <w:ind w:left="2779" w:hanging="397"/>
      </w:pPr>
      <w:rPr>
        <w:rFonts w:asciiTheme="minorHAnsi" w:hAnsiTheme="minorHAnsi" w:hint="default"/>
      </w:rPr>
    </w:lvl>
    <w:lvl w:ilvl="7">
      <w:start w:val="1"/>
      <w:numFmt w:val="lowerLetter"/>
      <w:pStyle w:val="Listennummer8"/>
      <w:lvlText w:val="%8."/>
      <w:lvlJc w:val="left"/>
      <w:pPr>
        <w:ind w:left="3176" w:hanging="397"/>
      </w:pPr>
      <w:rPr>
        <w:rFonts w:asciiTheme="minorHAnsi" w:hAnsiTheme="minorHAnsi" w:hint="default"/>
      </w:rPr>
    </w:lvl>
    <w:lvl w:ilvl="8">
      <w:start w:val="1"/>
      <w:numFmt w:val="lowerRoman"/>
      <w:pStyle w:val="Listennummer9"/>
      <w:lvlText w:val="%9."/>
      <w:lvlJc w:val="left"/>
      <w:pPr>
        <w:ind w:left="3573" w:hanging="397"/>
      </w:pPr>
      <w:rPr>
        <w:rFonts w:asciiTheme="minorHAnsi" w:hAnsiTheme="minorHAnsi" w:hint="default"/>
      </w:rPr>
    </w:lvl>
  </w:abstractNum>
  <w:abstractNum w:abstractNumId="258" w15:restartNumberingAfterBreak="0">
    <w:nsid w:val="4ED509E3"/>
    <w:multiLevelType w:val="hybridMultilevel"/>
    <w:tmpl w:val="D0665E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9" w15:restartNumberingAfterBreak="0">
    <w:nsid w:val="4EFA1076"/>
    <w:multiLevelType w:val="multilevel"/>
    <w:tmpl w:val="6C7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EFD131E"/>
    <w:multiLevelType w:val="hybridMultilevel"/>
    <w:tmpl w:val="14AC563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1" w15:restartNumberingAfterBreak="0">
    <w:nsid w:val="4F175F24"/>
    <w:multiLevelType w:val="multilevel"/>
    <w:tmpl w:val="47C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483A8A"/>
    <w:multiLevelType w:val="multilevel"/>
    <w:tmpl w:val="F926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AB1222"/>
    <w:multiLevelType w:val="hybridMultilevel"/>
    <w:tmpl w:val="8D520A16"/>
    <w:lvl w:ilvl="0" w:tplc="055267EE">
      <w:start w:val="6"/>
      <w:numFmt w:val="bullet"/>
      <w:lvlText w:val=""/>
      <w:lvlJc w:val="left"/>
      <w:pPr>
        <w:ind w:left="360" w:hanging="360"/>
      </w:pPr>
      <w:rPr>
        <w:rFonts w:ascii="Symbol" w:eastAsiaTheme="minorEastAsia" w:hAnsi="Symbol" w:cstheme="minorBidi"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start w:val="1"/>
      <w:numFmt w:val="bullet"/>
      <w:lvlText w:val=""/>
      <w:lvlJc w:val="left"/>
      <w:pPr>
        <w:ind w:left="3960" w:hanging="360"/>
      </w:pPr>
      <w:rPr>
        <w:rFonts w:ascii="Wingdings" w:hAnsi="Wingdings" w:hint="default"/>
      </w:rPr>
    </w:lvl>
    <w:lvl w:ilvl="6" w:tplc="0C070001">
      <w:start w:val="1"/>
      <w:numFmt w:val="bullet"/>
      <w:lvlText w:val=""/>
      <w:lvlJc w:val="left"/>
      <w:pPr>
        <w:ind w:left="4680" w:hanging="360"/>
      </w:pPr>
      <w:rPr>
        <w:rFonts w:ascii="Symbol" w:hAnsi="Symbol" w:hint="default"/>
      </w:rPr>
    </w:lvl>
    <w:lvl w:ilvl="7" w:tplc="0C070003">
      <w:start w:val="1"/>
      <w:numFmt w:val="bullet"/>
      <w:lvlText w:val="o"/>
      <w:lvlJc w:val="left"/>
      <w:pPr>
        <w:ind w:left="5400" w:hanging="360"/>
      </w:pPr>
      <w:rPr>
        <w:rFonts w:ascii="Courier New" w:hAnsi="Courier New" w:cs="Courier New" w:hint="default"/>
      </w:rPr>
    </w:lvl>
    <w:lvl w:ilvl="8" w:tplc="0C070005">
      <w:start w:val="1"/>
      <w:numFmt w:val="bullet"/>
      <w:lvlText w:val=""/>
      <w:lvlJc w:val="left"/>
      <w:pPr>
        <w:ind w:left="6120" w:hanging="360"/>
      </w:pPr>
      <w:rPr>
        <w:rFonts w:ascii="Wingdings" w:hAnsi="Wingdings" w:hint="default"/>
      </w:rPr>
    </w:lvl>
  </w:abstractNum>
  <w:abstractNum w:abstractNumId="264" w15:restartNumberingAfterBreak="0">
    <w:nsid w:val="4FE140E0"/>
    <w:multiLevelType w:val="multilevel"/>
    <w:tmpl w:val="217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2318C8"/>
    <w:multiLevelType w:val="multilevel"/>
    <w:tmpl w:val="ECD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2F7217"/>
    <w:multiLevelType w:val="multilevel"/>
    <w:tmpl w:val="5EF8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0A41F4"/>
    <w:multiLevelType w:val="multilevel"/>
    <w:tmpl w:val="D91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3703A4"/>
    <w:multiLevelType w:val="multilevel"/>
    <w:tmpl w:val="C33C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3C34F6"/>
    <w:multiLevelType w:val="multilevel"/>
    <w:tmpl w:val="F37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6C63D1"/>
    <w:multiLevelType w:val="hybridMultilevel"/>
    <w:tmpl w:val="4404BB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1" w15:restartNumberingAfterBreak="0">
    <w:nsid w:val="51A90E98"/>
    <w:multiLevelType w:val="multilevel"/>
    <w:tmpl w:val="3A2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C824FB"/>
    <w:multiLevelType w:val="multilevel"/>
    <w:tmpl w:val="D97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3463BB"/>
    <w:multiLevelType w:val="multilevel"/>
    <w:tmpl w:val="AB9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2A36B30"/>
    <w:multiLevelType w:val="multilevel"/>
    <w:tmpl w:val="AC2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2E96A6D"/>
    <w:multiLevelType w:val="multilevel"/>
    <w:tmpl w:val="268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4E1C47"/>
    <w:multiLevelType w:val="multilevel"/>
    <w:tmpl w:val="1AF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B61ECD"/>
    <w:multiLevelType w:val="multilevel"/>
    <w:tmpl w:val="B5B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D07062"/>
    <w:multiLevelType w:val="multilevel"/>
    <w:tmpl w:val="667AE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526697A"/>
    <w:multiLevelType w:val="multilevel"/>
    <w:tmpl w:val="4FFC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5D87CCC"/>
    <w:multiLevelType w:val="multilevel"/>
    <w:tmpl w:val="82CA0F86"/>
    <w:numStyleLink w:val="ATGliederungsliste"/>
  </w:abstractNum>
  <w:abstractNum w:abstractNumId="281" w15:restartNumberingAfterBreak="0">
    <w:nsid w:val="560F3491"/>
    <w:multiLevelType w:val="multilevel"/>
    <w:tmpl w:val="CD8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658233A"/>
    <w:multiLevelType w:val="hybridMultilevel"/>
    <w:tmpl w:val="4C5E28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3" w15:restartNumberingAfterBreak="0">
    <w:nsid w:val="568C70EC"/>
    <w:multiLevelType w:val="hybridMultilevel"/>
    <w:tmpl w:val="D5ACC1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4" w15:restartNumberingAfterBreak="0">
    <w:nsid w:val="569841C1"/>
    <w:multiLevelType w:val="multilevel"/>
    <w:tmpl w:val="AEA4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6BD4CEC"/>
    <w:multiLevelType w:val="hybridMultilevel"/>
    <w:tmpl w:val="AFDE575A"/>
    <w:lvl w:ilvl="0" w:tplc="FFFFFFFF">
      <w:start w:val="1"/>
      <w:numFmt w:val="bullet"/>
      <w:lvlText w:val=""/>
      <w:lvlJc w:val="left"/>
      <w:pPr>
        <w:ind w:left="360" w:hanging="360"/>
      </w:pPr>
      <w:rPr>
        <w:rFonts w:ascii="Symbol" w:hAnsi="Symbol" w:hint="default"/>
      </w:rPr>
    </w:lvl>
    <w:lvl w:ilvl="1" w:tplc="0C07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6" w15:restartNumberingAfterBreak="0">
    <w:nsid w:val="57C72CAB"/>
    <w:multiLevelType w:val="multilevel"/>
    <w:tmpl w:val="A23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7EB1CE0"/>
    <w:multiLevelType w:val="multilevel"/>
    <w:tmpl w:val="0A2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87B418C"/>
    <w:multiLevelType w:val="hybridMultilevel"/>
    <w:tmpl w:val="A65CBA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9" w15:restartNumberingAfterBreak="0">
    <w:nsid w:val="595A24E1"/>
    <w:multiLevelType w:val="multilevel"/>
    <w:tmpl w:val="EA7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794BC2"/>
    <w:multiLevelType w:val="multilevel"/>
    <w:tmpl w:val="08E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9D05ABF"/>
    <w:multiLevelType w:val="hybridMultilevel"/>
    <w:tmpl w:val="404E4C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2" w15:restartNumberingAfterBreak="0">
    <w:nsid w:val="59EB4E4F"/>
    <w:multiLevelType w:val="hybridMultilevel"/>
    <w:tmpl w:val="F17E34B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3" w15:restartNumberingAfterBreak="0">
    <w:nsid w:val="59FD0927"/>
    <w:multiLevelType w:val="hybridMultilevel"/>
    <w:tmpl w:val="B0622F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4" w15:restartNumberingAfterBreak="0">
    <w:nsid w:val="5A3F71D1"/>
    <w:multiLevelType w:val="multilevel"/>
    <w:tmpl w:val="84B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CD44F1"/>
    <w:multiLevelType w:val="multilevel"/>
    <w:tmpl w:val="4A7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B010D26"/>
    <w:multiLevelType w:val="multilevel"/>
    <w:tmpl w:val="1AF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B034495"/>
    <w:multiLevelType w:val="multilevel"/>
    <w:tmpl w:val="8A4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C56E2E"/>
    <w:multiLevelType w:val="hybridMultilevel"/>
    <w:tmpl w:val="79A8AE64"/>
    <w:lvl w:ilvl="0" w:tplc="BEE4BD4E">
      <w:numFmt w:val="bullet"/>
      <w:lvlText w:val="•"/>
      <w:lvlJc w:val="left"/>
      <w:pPr>
        <w:ind w:left="1065" w:hanging="705"/>
      </w:pPr>
      <w:rPr>
        <w:rFonts w:ascii="Calibri" w:eastAsiaTheme="minorHAnsi" w:hAnsi="Calibri" w:cs="Calibr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9" w15:restartNumberingAfterBreak="0">
    <w:nsid w:val="5BDF241A"/>
    <w:multiLevelType w:val="singleLevel"/>
    <w:tmpl w:val="5BDF241A"/>
    <w:lvl w:ilvl="0">
      <w:start w:val="1"/>
      <w:numFmt w:val="bullet"/>
      <w:lvlText w:val=""/>
      <w:lvlJc w:val="left"/>
      <w:pPr>
        <w:tabs>
          <w:tab w:val="left" w:pos="360"/>
        </w:tabs>
        <w:ind w:left="0" w:firstLine="0"/>
      </w:pPr>
      <w:rPr>
        <w:rFonts w:ascii="Wingdings" w:hAnsi="Wingdings" w:hint="default"/>
      </w:rPr>
    </w:lvl>
  </w:abstractNum>
  <w:abstractNum w:abstractNumId="300" w15:restartNumberingAfterBreak="0">
    <w:nsid w:val="5BDF241B"/>
    <w:multiLevelType w:val="singleLevel"/>
    <w:tmpl w:val="5BDF241B"/>
    <w:lvl w:ilvl="0">
      <w:start w:val="1"/>
      <w:numFmt w:val="bullet"/>
      <w:lvlText w:val=""/>
      <w:lvlJc w:val="left"/>
      <w:pPr>
        <w:tabs>
          <w:tab w:val="left" w:pos="360"/>
        </w:tabs>
        <w:ind w:left="0" w:firstLine="0"/>
      </w:pPr>
      <w:rPr>
        <w:rFonts w:ascii="Wingdings" w:hAnsi="Wingdings" w:hint="default"/>
      </w:rPr>
    </w:lvl>
  </w:abstractNum>
  <w:abstractNum w:abstractNumId="301" w15:restartNumberingAfterBreak="0">
    <w:nsid w:val="5BE5284E"/>
    <w:multiLevelType w:val="hybridMultilevel"/>
    <w:tmpl w:val="FE709F9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2" w15:restartNumberingAfterBreak="0">
    <w:nsid w:val="5CA31524"/>
    <w:multiLevelType w:val="hybridMultilevel"/>
    <w:tmpl w:val="BC76B3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3" w15:restartNumberingAfterBreak="0">
    <w:nsid w:val="5CC82655"/>
    <w:multiLevelType w:val="multilevel"/>
    <w:tmpl w:val="7AB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D2758FB"/>
    <w:multiLevelType w:val="multilevel"/>
    <w:tmpl w:val="CD90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B41C7F"/>
    <w:multiLevelType w:val="multilevel"/>
    <w:tmpl w:val="C13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DEF7001"/>
    <w:multiLevelType w:val="multilevel"/>
    <w:tmpl w:val="2B3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897D77"/>
    <w:multiLevelType w:val="multilevel"/>
    <w:tmpl w:val="180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FD70326"/>
    <w:multiLevelType w:val="multilevel"/>
    <w:tmpl w:val="042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FF92616"/>
    <w:multiLevelType w:val="hybridMultilevel"/>
    <w:tmpl w:val="AB9603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0" w15:restartNumberingAfterBreak="0">
    <w:nsid w:val="60526B49"/>
    <w:multiLevelType w:val="multilevel"/>
    <w:tmpl w:val="3C5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10722F4"/>
    <w:multiLevelType w:val="multilevel"/>
    <w:tmpl w:val="AEC68E66"/>
    <w:styleLink w:val="eu2018atGliederungsliste2"/>
    <w:lvl w:ilvl="0">
      <w:start w:val="1"/>
      <w:numFmt w:val="decimal"/>
      <w:pStyle w:val="Gliederung10"/>
      <w:lvlText w:val="%1)"/>
      <w:lvlJc w:val="left"/>
      <w:pPr>
        <w:ind w:left="397" w:hanging="397"/>
      </w:pPr>
      <w:rPr>
        <w:rFonts w:hint="default"/>
        <w:b w:val="0"/>
        <w:i w:val="0"/>
        <w:color w:val="auto"/>
        <w:sz w:val="22"/>
      </w:rPr>
    </w:lvl>
    <w:lvl w:ilvl="1">
      <w:start w:val="1"/>
      <w:numFmt w:val="lowerLetter"/>
      <w:pStyle w:val="Gliederunga"/>
      <w:lvlText w:val="%2)"/>
      <w:lvlJc w:val="left"/>
      <w:pPr>
        <w:ind w:left="794" w:hanging="397"/>
      </w:pPr>
      <w:rPr>
        <w:rFonts w:hint="default"/>
        <w:b w:val="0"/>
        <w:i w:val="0"/>
        <w:color w:val="auto"/>
        <w:sz w:val="22"/>
      </w:rPr>
    </w:lvl>
    <w:lvl w:ilvl="2">
      <w:start w:val="1"/>
      <w:numFmt w:val="lowerRoman"/>
      <w:pStyle w:val="Gliederungi"/>
      <w:lvlText w:val="%3)"/>
      <w:lvlJc w:val="left"/>
      <w:pPr>
        <w:ind w:left="1191" w:hanging="397"/>
      </w:pPr>
      <w:rPr>
        <w:rFonts w:hint="default"/>
        <w:b w:val="0"/>
        <w:i w:val="0"/>
        <w:color w:val="auto"/>
        <w:sz w:val="22"/>
      </w:rPr>
    </w:lvl>
    <w:lvl w:ilvl="3">
      <w:start w:val="1"/>
      <w:numFmt w:val="decimal"/>
      <w:lvlText w:val="(%4)"/>
      <w:lvlJc w:val="left"/>
      <w:pPr>
        <w:ind w:left="1588" w:hanging="397"/>
      </w:pPr>
      <w:rPr>
        <w:rFonts w:hint="default"/>
        <w:b w:val="0"/>
        <w:i w:val="0"/>
        <w:color w:val="auto"/>
        <w:sz w:val="22"/>
      </w:rPr>
    </w:lvl>
    <w:lvl w:ilvl="4">
      <w:start w:val="1"/>
      <w:numFmt w:val="lowerLetter"/>
      <w:lvlText w:val="(%5)"/>
      <w:lvlJc w:val="left"/>
      <w:pPr>
        <w:ind w:left="1985" w:hanging="397"/>
      </w:pPr>
      <w:rPr>
        <w:rFonts w:hint="default"/>
        <w:b/>
        <w:i w:val="0"/>
        <w:color w:val="E6242F"/>
      </w:rPr>
    </w:lvl>
    <w:lvl w:ilvl="5">
      <w:start w:val="1"/>
      <w:numFmt w:val="lowerRoman"/>
      <w:lvlText w:val="(%6)"/>
      <w:lvlJc w:val="left"/>
      <w:pPr>
        <w:ind w:left="2381" w:hanging="396"/>
      </w:pPr>
      <w:rPr>
        <w:rFonts w:hint="default"/>
        <w:b/>
        <w:i w:val="0"/>
        <w:color w:val="E6242F"/>
      </w:rPr>
    </w:lvl>
    <w:lvl w:ilvl="6">
      <w:start w:val="1"/>
      <w:numFmt w:val="decimal"/>
      <w:lvlText w:val="%7."/>
      <w:lvlJc w:val="left"/>
      <w:pPr>
        <w:ind w:left="2778" w:hanging="397"/>
      </w:pPr>
      <w:rPr>
        <w:rFonts w:hint="default"/>
        <w:b/>
        <w:i w:val="0"/>
        <w:color w:val="E6242F"/>
      </w:rPr>
    </w:lvl>
    <w:lvl w:ilvl="7">
      <w:start w:val="1"/>
      <w:numFmt w:val="lowerLetter"/>
      <w:lvlText w:val="%8."/>
      <w:lvlJc w:val="left"/>
      <w:pPr>
        <w:ind w:left="3175" w:hanging="397"/>
      </w:pPr>
      <w:rPr>
        <w:rFonts w:hint="default"/>
        <w:b/>
        <w:i w:val="0"/>
        <w:color w:val="E6242F"/>
      </w:rPr>
    </w:lvl>
    <w:lvl w:ilvl="8">
      <w:start w:val="1"/>
      <w:numFmt w:val="lowerRoman"/>
      <w:lvlText w:val="%9."/>
      <w:lvlJc w:val="left"/>
      <w:pPr>
        <w:ind w:left="3572" w:hanging="397"/>
      </w:pPr>
      <w:rPr>
        <w:rFonts w:hint="default"/>
        <w:b/>
        <w:i w:val="0"/>
        <w:color w:val="E6242F"/>
      </w:rPr>
    </w:lvl>
  </w:abstractNum>
  <w:abstractNum w:abstractNumId="312" w15:restartNumberingAfterBreak="0">
    <w:nsid w:val="61AD70E6"/>
    <w:multiLevelType w:val="multilevel"/>
    <w:tmpl w:val="E01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FD5450"/>
    <w:multiLevelType w:val="multilevel"/>
    <w:tmpl w:val="6CF4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FD5BFE"/>
    <w:multiLevelType w:val="hybridMultilevel"/>
    <w:tmpl w:val="DB32AB3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315" w15:restartNumberingAfterBreak="0">
    <w:nsid w:val="631146DC"/>
    <w:multiLevelType w:val="hybridMultilevel"/>
    <w:tmpl w:val="3E70A736"/>
    <w:lvl w:ilvl="0" w:tplc="0C07000B">
      <w:start w:val="1"/>
      <w:numFmt w:val="bullet"/>
      <w:lvlText w:val=""/>
      <w:lvlJc w:val="left"/>
      <w:pPr>
        <w:ind w:left="1440" w:hanging="360"/>
      </w:pPr>
      <w:rPr>
        <w:rFonts w:ascii="Wingdings" w:hAnsi="Wingdings"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316" w15:restartNumberingAfterBreak="0">
    <w:nsid w:val="637E164C"/>
    <w:multiLevelType w:val="multilevel"/>
    <w:tmpl w:val="1FF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811C73"/>
    <w:multiLevelType w:val="hybridMultilevel"/>
    <w:tmpl w:val="3C9A6B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8" w15:restartNumberingAfterBreak="0">
    <w:nsid w:val="63B7401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19" w15:restartNumberingAfterBreak="0">
    <w:nsid w:val="659E29B0"/>
    <w:multiLevelType w:val="multilevel"/>
    <w:tmpl w:val="1AA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FF474E"/>
    <w:multiLevelType w:val="multilevel"/>
    <w:tmpl w:val="985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6482F9A"/>
    <w:multiLevelType w:val="multilevel"/>
    <w:tmpl w:val="E9C0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689605C"/>
    <w:multiLevelType w:val="hybridMultilevel"/>
    <w:tmpl w:val="63180C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3" w15:restartNumberingAfterBreak="0">
    <w:nsid w:val="66D96BE8"/>
    <w:multiLevelType w:val="hybridMultilevel"/>
    <w:tmpl w:val="FC1A2F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4" w15:restartNumberingAfterBreak="0">
    <w:nsid w:val="67102F96"/>
    <w:multiLevelType w:val="multilevel"/>
    <w:tmpl w:val="82CE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71D1F07"/>
    <w:multiLevelType w:val="multilevel"/>
    <w:tmpl w:val="1B6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7834D4D"/>
    <w:multiLevelType w:val="hybridMultilevel"/>
    <w:tmpl w:val="DBE0B556"/>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7" w15:restartNumberingAfterBreak="0">
    <w:nsid w:val="67D9396A"/>
    <w:multiLevelType w:val="hybridMultilevel"/>
    <w:tmpl w:val="A5BA48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8" w15:restartNumberingAfterBreak="0">
    <w:nsid w:val="67E576FE"/>
    <w:multiLevelType w:val="multilevel"/>
    <w:tmpl w:val="A2E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1B287C"/>
    <w:multiLevelType w:val="multilevel"/>
    <w:tmpl w:val="B7C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827FCF"/>
    <w:multiLevelType w:val="multilevel"/>
    <w:tmpl w:val="1ED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A8520C"/>
    <w:multiLevelType w:val="hybridMultilevel"/>
    <w:tmpl w:val="BD1A20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2" w15:restartNumberingAfterBreak="0">
    <w:nsid w:val="690C4F27"/>
    <w:multiLevelType w:val="hybridMultilevel"/>
    <w:tmpl w:val="8E862F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3" w15:restartNumberingAfterBreak="0">
    <w:nsid w:val="699830E8"/>
    <w:multiLevelType w:val="multilevel"/>
    <w:tmpl w:val="BE3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BB68C8"/>
    <w:multiLevelType w:val="multilevel"/>
    <w:tmpl w:val="FDE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A2903F3"/>
    <w:multiLevelType w:val="multilevel"/>
    <w:tmpl w:val="753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2A2B2E"/>
    <w:multiLevelType w:val="multilevel"/>
    <w:tmpl w:val="8FA65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A8255D4"/>
    <w:multiLevelType w:val="multilevel"/>
    <w:tmpl w:val="FE9A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A884075"/>
    <w:multiLevelType w:val="multilevel"/>
    <w:tmpl w:val="0AE2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AB4480F"/>
    <w:multiLevelType w:val="hybridMultilevel"/>
    <w:tmpl w:val="5FBE7D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0" w15:restartNumberingAfterBreak="0">
    <w:nsid w:val="6ABF7202"/>
    <w:multiLevelType w:val="multilevel"/>
    <w:tmpl w:val="2C3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061C57"/>
    <w:multiLevelType w:val="hybridMultilevel"/>
    <w:tmpl w:val="F104AF52"/>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42" w15:restartNumberingAfterBreak="0">
    <w:nsid w:val="6B2A77D0"/>
    <w:multiLevelType w:val="hybridMultilevel"/>
    <w:tmpl w:val="B2E6CA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3" w15:restartNumberingAfterBreak="0">
    <w:nsid w:val="6B8801AA"/>
    <w:multiLevelType w:val="multilevel"/>
    <w:tmpl w:val="EEEA45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4" w15:restartNumberingAfterBreak="0">
    <w:nsid w:val="6BC81D2C"/>
    <w:multiLevelType w:val="multilevel"/>
    <w:tmpl w:val="9C0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C68289D"/>
    <w:multiLevelType w:val="multilevel"/>
    <w:tmpl w:val="9E06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E84155"/>
    <w:multiLevelType w:val="multilevel"/>
    <w:tmpl w:val="37A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EE4848"/>
    <w:multiLevelType w:val="multilevel"/>
    <w:tmpl w:val="802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441C2C"/>
    <w:multiLevelType w:val="multilevel"/>
    <w:tmpl w:val="E21E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DC16379"/>
    <w:multiLevelType w:val="multilevel"/>
    <w:tmpl w:val="EEF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DC31696"/>
    <w:multiLevelType w:val="multilevel"/>
    <w:tmpl w:val="76F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DD7A8A"/>
    <w:multiLevelType w:val="multilevel"/>
    <w:tmpl w:val="877E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E7A15B2"/>
    <w:multiLevelType w:val="hybridMultilevel"/>
    <w:tmpl w:val="ECCCF878"/>
    <w:lvl w:ilvl="0" w:tplc="0C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3" w15:restartNumberingAfterBreak="0">
    <w:nsid w:val="6F5A3269"/>
    <w:multiLevelType w:val="hybridMultilevel"/>
    <w:tmpl w:val="5ADC10F0"/>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54" w15:restartNumberingAfterBreak="0">
    <w:nsid w:val="70262BE9"/>
    <w:multiLevelType w:val="hybridMultilevel"/>
    <w:tmpl w:val="64268C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5" w15:restartNumberingAfterBreak="0">
    <w:nsid w:val="70425AB6"/>
    <w:multiLevelType w:val="multilevel"/>
    <w:tmpl w:val="92D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4F549B"/>
    <w:multiLevelType w:val="multilevel"/>
    <w:tmpl w:val="EB9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0E6D41"/>
    <w:multiLevelType w:val="hybridMultilevel"/>
    <w:tmpl w:val="4030F4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8" w15:restartNumberingAfterBreak="0">
    <w:nsid w:val="715B0BD1"/>
    <w:multiLevelType w:val="multilevel"/>
    <w:tmpl w:val="272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68661C"/>
    <w:multiLevelType w:val="multilevel"/>
    <w:tmpl w:val="395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6B651C"/>
    <w:multiLevelType w:val="multilevel"/>
    <w:tmpl w:val="5182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6C10CA"/>
    <w:multiLevelType w:val="hybridMultilevel"/>
    <w:tmpl w:val="96D28DF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2" w15:restartNumberingAfterBreak="0">
    <w:nsid w:val="718F5CD7"/>
    <w:multiLevelType w:val="multilevel"/>
    <w:tmpl w:val="BF98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B03FB2"/>
    <w:multiLevelType w:val="multilevel"/>
    <w:tmpl w:val="A9B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1FD4622"/>
    <w:multiLevelType w:val="multilevel"/>
    <w:tmpl w:val="7EE0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2E33741"/>
    <w:multiLevelType w:val="multilevel"/>
    <w:tmpl w:val="DF4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2532F3"/>
    <w:multiLevelType w:val="hybridMultilevel"/>
    <w:tmpl w:val="578E57E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367" w15:restartNumberingAfterBreak="0">
    <w:nsid w:val="73280A89"/>
    <w:multiLevelType w:val="hybridMultilevel"/>
    <w:tmpl w:val="9AF425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8" w15:restartNumberingAfterBreak="0">
    <w:nsid w:val="73C221C1"/>
    <w:multiLevelType w:val="hybridMultilevel"/>
    <w:tmpl w:val="1F7ACC7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9" w15:restartNumberingAfterBreak="0">
    <w:nsid w:val="73D44F65"/>
    <w:multiLevelType w:val="multilevel"/>
    <w:tmpl w:val="2C4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0404DF"/>
    <w:multiLevelType w:val="hybridMultilevel"/>
    <w:tmpl w:val="3AD68372"/>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71" w15:restartNumberingAfterBreak="0">
    <w:nsid w:val="743C623B"/>
    <w:multiLevelType w:val="hybridMultilevel"/>
    <w:tmpl w:val="6D245F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2" w15:restartNumberingAfterBreak="0">
    <w:nsid w:val="744B39B9"/>
    <w:multiLevelType w:val="multilevel"/>
    <w:tmpl w:val="4B04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5E64D0F"/>
    <w:multiLevelType w:val="hybridMultilevel"/>
    <w:tmpl w:val="E32C8D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4" w15:restartNumberingAfterBreak="0">
    <w:nsid w:val="75EF1808"/>
    <w:multiLevelType w:val="multilevel"/>
    <w:tmpl w:val="2F9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6086D62"/>
    <w:multiLevelType w:val="hybridMultilevel"/>
    <w:tmpl w:val="263084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6" w15:restartNumberingAfterBreak="0">
    <w:nsid w:val="762C599C"/>
    <w:multiLevelType w:val="multilevel"/>
    <w:tmpl w:val="1EF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62D66AF"/>
    <w:multiLevelType w:val="multilevel"/>
    <w:tmpl w:val="173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7A66D7E"/>
    <w:multiLevelType w:val="multilevel"/>
    <w:tmpl w:val="B4E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E01E70"/>
    <w:multiLevelType w:val="hybridMultilevel"/>
    <w:tmpl w:val="D8803266"/>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80" w15:restartNumberingAfterBreak="0">
    <w:nsid w:val="783D079F"/>
    <w:multiLevelType w:val="hybridMultilevel"/>
    <w:tmpl w:val="318071BA"/>
    <w:lvl w:ilvl="0" w:tplc="04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81" w15:restartNumberingAfterBreak="0">
    <w:nsid w:val="78691BDF"/>
    <w:multiLevelType w:val="hybridMultilevel"/>
    <w:tmpl w:val="C440418E"/>
    <w:lvl w:ilvl="0" w:tplc="0C070001">
      <w:start w:val="1"/>
      <w:numFmt w:val="bullet"/>
      <w:lvlText w:val=""/>
      <w:lvlJc w:val="left"/>
      <w:pPr>
        <w:ind w:left="1069" w:hanging="360"/>
      </w:pPr>
      <w:rPr>
        <w:rFonts w:ascii="Symbol" w:hAnsi="Symbol" w:hint="default"/>
      </w:rPr>
    </w:lvl>
    <w:lvl w:ilvl="1" w:tplc="0C070003" w:tentative="1">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382" w15:restartNumberingAfterBreak="0">
    <w:nsid w:val="78FD675A"/>
    <w:multiLevelType w:val="multilevel"/>
    <w:tmpl w:val="7F7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98A7910"/>
    <w:multiLevelType w:val="multilevel"/>
    <w:tmpl w:val="3952903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4" w15:restartNumberingAfterBreak="0">
    <w:nsid w:val="79935F36"/>
    <w:multiLevelType w:val="multilevel"/>
    <w:tmpl w:val="BB4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A46032"/>
    <w:multiLevelType w:val="multilevel"/>
    <w:tmpl w:val="42A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A6834BB"/>
    <w:multiLevelType w:val="hybridMultilevel"/>
    <w:tmpl w:val="52FE2B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7" w15:restartNumberingAfterBreak="0">
    <w:nsid w:val="7A863B24"/>
    <w:multiLevelType w:val="hybridMultilevel"/>
    <w:tmpl w:val="2B9A260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8" w15:restartNumberingAfterBreak="0">
    <w:nsid w:val="7B390FC9"/>
    <w:multiLevelType w:val="multilevel"/>
    <w:tmpl w:val="7222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B46723B"/>
    <w:multiLevelType w:val="multilevel"/>
    <w:tmpl w:val="32C8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6B5874"/>
    <w:multiLevelType w:val="hybridMultilevel"/>
    <w:tmpl w:val="56F2E77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1" w15:restartNumberingAfterBreak="0">
    <w:nsid w:val="7CAE7221"/>
    <w:multiLevelType w:val="hybridMultilevel"/>
    <w:tmpl w:val="35D0CD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2" w15:restartNumberingAfterBreak="0">
    <w:nsid w:val="7CC31C57"/>
    <w:multiLevelType w:val="multilevel"/>
    <w:tmpl w:val="D5B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CDD7D84"/>
    <w:multiLevelType w:val="hybridMultilevel"/>
    <w:tmpl w:val="02F4B5E0"/>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94" w15:restartNumberingAfterBreak="0">
    <w:nsid w:val="7D8239B8"/>
    <w:multiLevelType w:val="multilevel"/>
    <w:tmpl w:val="2506A880"/>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5" w15:restartNumberingAfterBreak="0">
    <w:nsid w:val="7D991D0B"/>
    <w:multiLevelType w:val="hybridMultilevel"/>
    <w:tmpl w:val="D3CCB7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6" w15:restartNumberingAfterBreak="0">
    <w:nsid w:val="7DCE290C"/>
    <w:multiLevelType w:val="multilevel"/>
    <w:tmpl w:val="B18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D80FB7"/>
    <w:multiLevelType w:val="multilevel"/>
    <w:tmpl w:val="204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E585BC8"/>
    <w:multiLevelType w:val="hybridMultilevel"/>
    <w:tmpl w:val="C4E2A6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9" w15:restartNumberingAfterBreak="0">
    <w:nsid w:val="7E6A0C24"/>
    <w:multiLevelType w:val="multilevel"/>
    <w:tmpl w:val="C5F0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EB94740"/>
    <w:multiLevelType w:val="multilevel"/>
    <w:tmpl w:val="594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F5F40EC"/>
    <w:multiLevelType w:val="multilevel"/>
    <w:tmpl w:val="B51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AB1474"/>
    <w:multiLevelType w:val="hybridMultilevel"/>
    <w:tmpl w:val="D646FB3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39"/>
  </w:num>
  <w:num w:numId="2">
    <w:abstractNumId w:val="257"/>
  </w:num>
  <w:num w:numId="3">
    <w:abstractNumId w:val="25"/>
  </w:num>
  <w:num w:numId="4">
    <w:abstractNumId w:val="167"/>
  </w:num>
  <w:num w:numId="5">
    <w:abstractNumId w:val="167"/>
    <w:lvlOverride w:ilvl="0">
      <w:lvl w:ilvl="0">
        <w:start w:val="1"/>
        <w:numFmt w:val="bullet"/>
        <w:pStyle w:val="Aufzhlungszeichen"/>
        <w:lvlText w:val="•"/>
        <w:lvlJc w:val="left"/>
        <w:pPr>
          <w:ind w:left="397" w:hanging="397"/>
        </w:pPr>
        <w:rPr>
          <w:rFonts w:asciiTheme="minorHAnsi" w:hAnsiTheme="minorHAnsi" w:cs="Times New Roman" w:hint="default"/>
          <w:b w:val="0"/>
          <w:i w:val="0"/>
          <w:color w:val="auto"/>
          <w:sz w:val="23"/>
          <w:szCs w:val="20"/>
        </w:rPr>
      </w:lvl>
    </w:lvlOverride>
  </w:num>
  <w:num w:numId="6">
    <w:abstractNumId w:val="176"/>
  </w:num>
  <w:num w:numId="7">
    <w:abstractNumId w:val="17"/>
  </w:num>
  <w:num w:numId="8">
    <w:abstractNumId w:val="311"/>
  </w:num>
  <w:num w:numId="9">
    <w:abstractNumId w:val="28"/>
  </w:num>
  <w:num w:numId="10">
    <w:abstractNumId w:val="4"/>
  </w:num>
  <w:num w:numId="11">
    <w:abstractNumId w:val="280"/>
  </w:num>
  <w:num w:numId="12">
    <w:abstractNumId w:val="311"/>
  </w:num>
  <w:num w:numId="13">
    <w:abstractNumId w:val="93"/>
  </w:num>
  <w:num w:numId="14">
    <w:abstractNumId w:val="88"/>
  </w:num>
  <w:num w:numId="15">
    <w:abstractNumId w:val="78"/>
  </w:num>
  <w:num w:numId="16">
    <w:abstractNumId w:val="25"/>
    <w:lvlOverride w:ilvl="0">
      <w:lvl w:ilvl="0">
        <w:start w:val="1"/>
        <w:numFmt w:val="decimal"/>
        <w:pStyle w:val="1nummeriert"/>
        <w:lvlText w:val="%1"/>
        <w:lvlJc w:val="left"/>
        <w:pPr>
          <w:tabs>
            <w:tab w:val="num" w:pos="567"/>
          </w:tabs>
          <w:ind w:left="0" w:firstLine="0"/>
        </w:pPr>
        <w:rPr>
          <w:rFonts w:hint="default"/>
        </w:rPr>
      </w:lvl>
    </w:lvlOverride>
    <w:lvlOverride w:ilvl="1">
      <w:lvl w:ilvl="1">
        <w:start w:val="1"/>
        <w:numFmt w:val="decimal"/>
        <w:pStyle w:val="2nummeriert"/>
        <w:lvlText w:val="%1.%2"/>
        <w:lvlJc w:val="left"/>
        <w:pPr>
          <w:tabs>
            <w:tab w:val="num" w:pos="567"/>
          </w:tabs>
          <w:ind w:left="0" w:firstLine="0"/>
        </w:pPr>
        <w:rPr>
          <w:rFonts w:hint="default"/>
        </w:rPr>
      </w:lvl>
    </w:lvlOverride>
    <w:lvlOverride w:ilvl="2">
      <w:lvl w:ilvl="2">
        <w:start w:val="1"/>
        <w:numFmt w:val="decimal"/>
        <w:pStyle w:val="3nummeriert"/>
        <w:lvlText w:val="%1.%2.%3"/>
        <w:lvlJc w:val="left"/>
        <w:pPr>
          <w:tabs>
            <w:tab w:val="num" w:pos="709"/>
          </w:tabs>
          <w:ind w:left="0" w:firstLine="0"/>
        </w:pPr>
        <w:rPr>
          <w:rFonts w:hint="default"/>
        </w:rPr>
      </w:lvl>
    </w:lvlOverride>
    <w:lvlOverride w:ilvl="3">
      <w:lvl w:ilvl="3">
        <w:start w:val="1"/>
        <w:numFmt w:val="decimal"/>
        <w:pStyle w:val="4nummeriert"/>
        <w:lvlText w:val="%1.%2.%3.%4"/>
        <w:lvlJc w:val="left"/>
        <w:pPr>
          <w:tabs>
            <w:tab w:val="num" w:pos="839"/>
          </w:tabs>
          <w:ind w:left="0" w:firstLine="0"/>
        </w:pPr>
        <w:rPr>
          <w:rFonts w:hint="default"/>
        </w:rPr>
      </w:lvl>
    </w:lvlOverride>
    <w:lvlOverride w:ilvl="4">
      <w:lvl w:ilvl="4">
        <w:start w:val="1"/>
        <w:numFmt w:val="decimal"/>
        <w:pStyle w:val="5nummeriert"/>
        <w:lvlText w:val="%1.%2.%3.%4.%5"/>
        <w:lvlJc w:val="left"/>
        <w:pPr>
          <w:tabs>
            <w:tab w:val="num" w:pos="1077"/>
          </w:tabs>
          <w:ind w:left="0" w:firstLine="0"/>
        </w:pPr>
        <w:rPr>
          <w:rFonts w:hint="default"/>
        </w:rPr>
      </w:lvl>
    </w:lvlOverride>
    <w:lvlOverride w:ilvl="5">
      <w:lvl w:ilvl="5">
        <w:start w:val="1"/>
        <w:numFmt w:val="decimal"/>
        <w:lvlText w:val="%1.%2.%3.%4.%5.%6."/>
        <w:lvlJc w:val="left"/>
        <w:pPr>
          <w:ind w:left="2552" w:hanging="567"/>
        </w:pPr>
        <w:rPr>
          <w:rFonts w:hint="default"/>
        </w:rPr>
      </w:lvl>
    </w:lvlOverride>
    <w:lvlOverride w:ilvl="6">
      <w:lvl w:ilvl="6">
        <w:start w:val="1"/>
        <w:numFmt w:val="decimal"/>
        <w:lvlText w:val="%1.%2.%3.%4.%5.%6.%7."/>
        <w:lvlJc w:val="left"/>
        <w:pPr>
          <w:ind w:left="2949" w:hanging="567"/>
        </w:pPr>
        <w:rPr>
          <w:rFonts w:hint="default"/>
        </w:rPr>
      </w:lvl>
    </w:lvlOverride>
    <w:lvlOverride w:ilvl="7">
      <w:lvl w:ilvl="7">
        <w:start w:val="1"/>
        <w:numFmt w:val="decimal"/>
        <w:lvlText w:val="%1.%2.%3.%4.%5.%6.%7.%8."/>
        <w:lvlJc w:val="left"/>
        <w:pPr>
          <w:ind w:left="3346" w:hanging="567"/>
        </w:pPr>
        <w:rPr>
          <w:rFonts w:hint="default"/>
        </w:rPr>
      </w:lvl>
    </w:lvlOverride>
    <w:lvlOverride w:ilvl="8">
      <w:lvl w:ilvl="8">
        <w:start w:val="1"/>
        <w:numFmt w:val="decimal"/>
        <w:lvlText w:val="%1.%2.%3.%4.%5.%6.%7.%8.%9."/>
        <w:lvlJc w:val="left"/>
        <w:pPr>
          <w:ind w:left="3743" w:hanging="567"/>
        </w:pPr>
        <w:rPr>
          <w:rFonts w:hint="default"/>
        </w:rPr>
      </w:lvl>
    </w:lvlOverride>
  </w:num>
  <w:num w:numId="17">
    <w:abstractNumId w:val="229"/>
  </w:num>
  <w:num w:numId="18">
    <w:abstractNumId w:val="247"/>
  </w:num>
  <w:num w:numId="19">
    <w:abstractNumId w:val="231"/>
  </w:num>
  <w:num w:numId="20">
    <w:abstractNumId w:val="372"/>
  </w:num>
  <w:num w:numId="21">
    <w:abstractNumId w:val="228"/>
  </w:num>
  <w:num w:numId="22">
    <w:abstractNumId w:val="108"/>
  </w:num>
  <w:num w:numId="23">
    <w:abstractNumId w:val="184"/>
  </w:num>
  <w:num w:numId="24">
    <w:abstractNumId w:val="357"/>
  </w:num>
  <w:num w:numId="25">
    <w:abstractNumId w:val="71"/>
  </w:num>
  <w:num w:numId="26">
    <w:abstractNumId w:val="169"/>
  </w:num>
  <w:num w:numId="27">
    <w:abstractNumId w:val="85"/>
  </w:num>
  <w:num w:numId="28">
    <w:abstractNumId w:val="196"/>
  </w:num>
  <w:num w:numId="29">
    <w:abstractNumId w:val="76"/>
  </w:num>
  <w:num w:numId="30">
    <w:abstractNumId w:val="19"/>
  </w:num>
  <w:num w:numId="31">
    <w:abstractNumId w:val="252"/>
  </w:num>
  <w:num w:numId="32">
    <w:abstractNumId w:val="165"/>
  </w:num>
  <w:num w:numId="33">
    <w:abstractNumId w:val="147"/>
  </w:num>
  <w:num w:numId="34">
    <w:abstractNumId w:val="381"/>
  </w:num>
  <w:num w:numId="35">
    <w:abstractNumId w:val="21"/>
  </w:num>
  <w:num w:numId="36">
    <w:abstractNumId w:val="11"/>
  </w:num>
  <w:num w:numId="37">
    <w:abstractNumId w:val="263"/>
  </w:num>
  <w:num w:numId="38">
    <w:abstractNumId w:val="314"/>
  </w:num>
  <w:num w:numId="39">
    <w:abstractNumId w:val="368"/>
  </w:num>
  <w:num w:numId="40">
    <w:abstractNumId w:val="6"/>
  </w:num>
  <w:num w:numId="41">
    <w:abstractNumId w:val="145"/>
  </w:num>
  <w:num w:numId="42">
    <w:abstractNumId w:val="249"/>
  </w:num>
  <w:num w:numId="43">
    <w:abstractNumId w:val="70"/>
  </w:num>
  <w:num w:numId="44">
    <w:abstractNumId w:val="293"/>
  </w:num>
  <w:num w:numId="45">
    <w:abstractNumId w:val="123"/>
  </w:num>
  <w:num w:numId="46">
    <w:abstractNumId w:val="148"/>
  </w:num>
  <w:num w:numId="47">
    <w:abstractNumId w:val="402"/>
  </w:num>
  <w:num w:numId="48">
    <w:abstractNumId w:val="299"/>
  </w:num>
  <w:num w:numId="49">
    <w:abstractNumId w:val="2"/>
  </w:num>
  <w:num w:numId="50">
    <w:abstractNumId w:val="300"/>
  </w:num>
  <w:num w:numId="51">
    <w:abstractNumId w:val="342"/>
  </w:num>
  <w:num w:numId="52">
    <w:abstractNumId w:val="46"/>
  </w:num>
  <w:num w:numId="53">
    <w:abstractNumId w:val="233"/>
  </w:num>
  <w:num w:numId="54">
    <w:abstractNumId w:val="32"/>
  </w:num>
  <w:num w:numId="55">
    <w:abstractNumId w:val="398"/>
  </w:num>
  <w:num w:numId="56">
    <w:abstractNumId w:val="219"/>
  </w:num>
  <w:num w:numId="57">
    <w:abstractNumId w:val="390"/>
  </w:num>
  <w:num w:numId="58">
    <w:abstractNumId w:val="292"/>
  </w:num>
  <w:num w:numId="59">
    <w:abstractNumId w:val="56"/>
  </w:num>
  <w:num w:numId="60">
    <w:abstractNumId w:val="101"/>
  </w:num>
  <w:num w:numId="61">
    <w:abstractNumId w:val="62"/>
  </w:num>
  <w:num w:numId="62">
    <w:abstractNumId w:val="130"/>
  </w:num>
  <w:num w:numId="63">
    <w:abstractNumId w:val="322"/>
  </w:num>
  <w:num w:numId="64">
    <w:abstractNumId w:val="167"/>
    <w:lvlOverride w:ilvl="0">
      <w:lvl w:ilvl="0">
        <w:start w:val="1"/>
        <w:numFmt w:val="bullet"/>
        <w:pStyle w:val="Aufzhlungszeichen"/>
        <w:lvlText w:val="•"/>
        <w:lvlJc w:val="left"/>
        <w:pPr>
          <w:ind w:left="397" w:hanging="397"/>
        </w:pPr>
        <w:rPr>
          <w:rFonts w:asciiTheme="minorHAnsi" w:hAnsiTheme="minorHAnsi" w:cs="Times New Roman" w:hint="default"/>
          <w:b w:val="0"/>
          <w:i w:val="0"/>
          <w:color w:val="auto"/>
          <w:sz w:val="23"/>
          <w:szCs w:val="20"/>
        </w:rPr>
      </w:lvl>
    </w:lvlOverride>
  </w:num>
  <w:num w:numId="65">
    <w:abstractNumId w:val="366"/>
  </w:num>
  <w:num w:numId="66">
    <w:abstractNumId w:val="95"/>
  </w:num>
  <w:num w:numId="67">
    <w:abstractNumId w:val="116"/>
  </w:num>
  <w:num w:numId="68">
    <w:abstractNumId w:val="44"/>
  </w:num>
  <w:num w:numId="69">
    <w:abstractNumId w:val="244"/>
  </w:num>
  <w:num w:numId="70">
    <w:abstractNumId w:val="105"/>
  </w:num>
  <w:num w:numId="71">
    <w:abstractNumId w:val="98"/>
  </w:num>
  <w:num w:numId="72">
    <w:abstractNumId w:val="205"/>
  </w:num>
  <w:num w:numId="73">
    <w:abstractNumId w:val="192"/>
  </w:num>
  <w:num w:numId="74">
    <w:abstractNumId w:val="125"/>
  </w:num>
  <w:num w:numId="75">
    <w:abstractNumId w:val="318"/>
  </w:num>
  <w:num w:numId="76">
    <w:abstractNumId w:val="77"/>
  </w:num>
  <w:num w:numId="77">
    <w:abstractNumId w:val="160"/>
  </w:num>
  <w:num w:numId="78">
    <w:abstractNumId w:val="317"/>
  </w:num>
  <w:num w:numId="79">
    <w:abstractNumId w:val="309"/>
  </w:num>
  <w:num w:numId="80">
    <w:abstractNumId w:val="41"/>
  </w:num>
  <w:num w:numId="81">
    <w:abstractNumId w:val="394"/>
  </w:num>
  <w:num w:numId="82">
    <w:abstractNumId w:val="53"/>
  </w:num>
  <w:num w:numId="83">
    <w:abstractNumId w:val="51"/>
  </w:num>
  <w:num w:numId="84">
    <w:abstractNumId w:val="383"/>
  </w:num>
  <w:num w:numId="85">
    <w:abstractNumId w:val="278"/>
  </w:num>
  <w:num w:numId="86">
    <w:abstractNumId w:val="103"/>
  </w:num>
  <w:num w:numId="87">
    <w:abstractNumId w:val="97"/>
  </w:num>
  <w:num w:numId="88">
    <w:abstractNumId w:val="221"/>
  </w:num>
  <w:num w:numId="89">
    <w:abstractNumId w:val="129"/>
  </w:num>
  <w:num w:numId="90">
    <w:abstractNumId w:val="227"/>
  </w:num>
  <w:num w:numId="91">
    <w:abstractNumId w:val="74"/>
  </w:num>
  <w:num w:numId="92">
    <w:abstractNumId w:val="353"/>
  </w:num>
  <w:num w:numId="93">
    <w:abstractNumId w:val="379"/>
  </w:num>
  <w:num w:numId="94">
    <w:abstractNumId w:val="380"/>
  </w:num>
  <w:num w:numId="95">
    <w:abstractNumId w:val="83"/>
  </w:num>
  <w:num w:numId="96">
    <w:abstractNumId w:val="341"/>
  </w:num>
  <w:num w:numId="97">
    <w:abstractNumId w:val="245"/>
  </w:num>
  <w:num w:numId="98">
    <w:abstractNumId w:val="177"/>
  </w:num>
  <w:num w:numId="99">
    <w:abstractNumId w:val="323"/>
  </w:num>
  <w:num w:numId="100">
    <w:abstractNumId w:val="395"/>
  </w:num>
  <w:num w:numId="101">
    <w:abstractNumId w:val="316"/>
  </w:num>
  <w:num w:numId="102">
    <w:abstractNumId w:val="334"/>
  </w:num>
  <w:num w:numId="103">
    <w:abstractNumId w:val="34"/>
  </w:num>
  <w:num w:numId="104">
    <w:abstractNumId w:val="82"/>
  </w:num>
  <w:num w:numId="105">
    <w:abstractNumId w:val="253"/>
  </w:num>
  <w:num w:numId="106">
    <w:abstractNumId w:val="117"/>
  </w:num>
  <w:num w:numId="107">
    <w:abstractNumId w:val="343"/>
  </w:num>
  <w:num w:numId="108">
    <w:abstractNumId w:val="201"/>
  </w:num>
  <w:num w:numId="109">
    <w:abstractNumId w:val="90"/>
  </w:num>
  <w:num w:numId="110">
    <w:abstractNumId w:val="367"/>
  </w:num>
  <w:num w:numId="111">
    <w:abstractNumId w:val="185"/>
  </w:num>
  <w:num w:numId="112">
    <w:abstractNumId w:val="150"/>
  </w:num>
  <w:num w:numId="113">
    <w:abstractNumId w:val="183"/>
  </w:num>
  <w:num w:numId="114">
    <w:abstractNumId w:val="298"/>
  </w:num>
  <w:num w:numId="115">
    <w:abstractNumId w:val="204"/>
  </w:num>
  <w:num w:numId="116">
    <w:abstractNumId w:val="226"/>
  </w:num>
  <w:num w:numId="117">
    <w:abstractNumId w:val="200"/>
  </w:num>
  <w:num w:numId="118">
    <w:abstractNumId w:val="332"/>
  </w:num>
  <w:num w:numId="119">
    <w:abstractNumId w:val="156"/>
  </w:num>
  <w:num w:numId="120">
    <w:abstractNumId w:val="243"/>
  </w:num>
  <w:num w:numId="121">
    <w:abstractNumId w:val="40"/>
  </w:num>
  <w:num w:numId="122">
    <w:abstractNumId w:val="161"/>
  </w:num>
  <w:num w:numId="123">
    <w:abstractNumId w:val="375"/>
  </w:num>
  <w:num w:numId="124">
    <w:abstractNumId w:val="282"/>
  </w:num>
  <w:num w:numId="125">
    <w:abstractNumId w:val="186"/>
  </w:num>
  <w:num w:numId="126">
    <w:abstractNumId w:val="230"/>
  </w:num>
  <w:num w:numId="127">
    <w:abstractNumId w:val="301"/>
  </w:num>
  <w:num w:numId="128">
    <w:abstractNumId w:val="52"/>
  </w:num>
  <w:num w:numId="129">
    <w:abstractNumId w:val="387"/>
  </w:num>
  <w:num w:numId="130">
    <w:abstractNumId w:val="68"/>
  </w:num>
  <w:num w:numId="131">
    <w:abstractNumId w:val="202"/>
  </w:num>
  <w:num w:numId="132">
    <w:abstractNumId w:val="80"/>
  </w:num>
  <w:num w:numId="133">
    <w:abstractNumId w:val="110"/>
  </w:num>
  <w:num w:numId="134">
    <w:abstractNumId w:val="7"/>
  </w:num>
  <w:num w:numId="135">
    <w:abstractNumId w:val="223"/>
  </w:num>
  <w:num w:numId="136">
    <w:abstractNumId w:val="193"/>
  </w:num>
  <w:num w:numId="137">
    <w:abstractNumId w:val="215"/>
  </w:num>
  <w:num w:numId="138">
    <w:abstractNumId w:val="12"/>
  </w:num>
  <w:num w:numId="139">
    <w:abstractNumId w:val="107"/>
  </w:num>
  <w:num w:numId="140">
    <w:abstractNumId w:val="326"/>
  </w:num>
  <w:num w:numId="141">
    <w:abstractNumId w:val="256"/>
  </w:num>
  <w:num w:numId="142">
    <w:abstractNumId w:val="352"/>
  </w:num>
  <w:num w:numId="143">
    <w:abstractNumId w:val="297"/>
  </w:num>
  <w:num w:numId="144">
    <w:abstractNumId w:val="157"/>
  </w:num>
  <w:num w:numId="145">
    <w:abstractNumId w:val="285"/>
  </w:num>
  <w:num w:numId="146">
    <w:abstractNumId w:val="189"/>
  </w:num>
  <w:num w:numId="147">
    <w:abstractNumId w:val="329"/>
  </w:num>
  <w:num w:numId="148">
    <w:abstractNumId w:val="163"/>
  </w:num>
  <w:num w:numId="149">
    <w:abstractNumId w:val="43"/>
  </w:num>
  <w:num w:numId="150">
    <w:abstractNumId w:val="279"/>
  </w:num>
  <w:num w:numId="151">
    <w:abstractNumId w:val="338"/>
  </w:num>
  <w:num w:numId="152">
    <w:abstractNumId w:val="138"/>
  </w:num>
  <w:num w:numId="153">
    <w:abstractNumId w:val="315"/>
  </w:num>
  <w:num w:numId="154">
    <w:abstractNumId w:val="393"/>
  </w:num>
  <w:num w:numId="155">
    <w:abstractNumId w:val="139"/>
  </w:num>
  <w:num w:numId="156">
    <w:abstractNumId w:val="370"/>
  </w:num>
  <w:num w:numId="157">
    <w:abstractNumId w:val="124"/>
  </w:num>
  <w:num w:numId="158">
    <w:abstractNumId w:val="45"/>
  </w:num>
  <w:num w:numId="159">
    <w:abstractNumId w:val="276"/>
  </w:num>
  <w:num w:numId="160">
    <w:abstractNumId w:val="250"/>
  </w:num>
  <w:num w:numId="161">
    <w:abstractNumId w:val="251"/>
  </w:num>
  <w:num w:numId="162">
    <w:abstractNumId w:val="374"/>
  </w:num>
  <w:num w:numId="163">
    <w:abstractNumId w:val="15"/>
  </w:num>
  <w:num w:numId="164">
    <w:abstractNumId w:val="94"/>
  </w:num>
  <w:num w:numId="165">
    <w:abstractNumId w:val="69"/>
  </w:num>
  <w:num w:numId="166">
    <w:abstractNumId w:val="321"/>
  </w:num>
  <w:num w:numId="167">
    <w:abstractNumId w:val="239"/>
  </w:num>
  <w:num w:numId="168">
    <w:abstractNumId w:val="273"/>
  </w:num>
  <w:num w:numId="169">
    <w:abstractNumId w:val="264"/>
  </w:num>
  <w:num w:numId="170">
    <w:abstractNumId w:val="73"/>
  </w:num>
  <w:num w:numId="171">
    <w:abstractNumId w:val="162"/>
  </w:num>
  <w:num w:numId="172">
    <w:abstractNumId w:val="118"/>
  </w:num>
  <w:num w:numId="173">
    <w:abstractNumId w:val="113"/>
  </w:num>
  <w:num w:numId="174">
    <w:abstractNumId w:val="182"/>
  </w:num>
  <w:num w:numId="175">
    <w:abstractNumId w:val="267"/>
  </w:num>
  <w:num w:numId="176">
    <w:abstractNumId w:val="61"/>
  </w:num>
  <w:num w:numId="177">
    <w:abstractNumId w:val="359"/>
  </w:num>
  <w:num w:numId="178">
    <w:abstractNumId w:val="287"/>
  </w:num>
  <w:num w:numId="179">
    <w:abstractNumId w:val="325"/>
  </w:num>
  <w:num w:numId="180">
    <w:abstractNumId w:val="155"/>
  </w:num>
  <w:num w:numId="181">
    <w:abstractNumId w:val="164"/>
  </w:num>
  <w:num w:numId="182">
    <w:abstractNumId w:val="237"/>
  </w:num>
  <w:num w:numId="183">
    <w:abstractNumId w:val="310"/>
  </w:num>
  <w:num w:numId="184">
    <w:abstractNumId w:val="270"/>
  </w:num>
  <w:num w:numId="185">
    <w:abstractNumId w:val="112"/>
  </w:num>
  <w:num w:numId="186">
    <w:abstractNumId w:val="291"/>
  </w:num>
  <w:num w:numId="187">
    <w:abstractNumId w:val="29"/>
  </w:num>
  <w:num w:numId="188">
    <w:abstractNumId w:val="54"/>
  </w:num>
  <w:num w:numId="189">
    <w:abstractNumId w:val="65"/>
  </w:num>
  <w:num w:numId="190">
    <w:abstractNumId w:val="8"/>
  </w:num>
  <w:num w:numId="191">
    <w:abstractNumId w:val="320"/>
  </w:num>
  <w:num w:numId="192">
    <w:abstractNumId w:val="295"/>
  </w:num>
  <w:num w:numId="193">
    <w:abstractNumId w:val="135"/>
  </w:num>
  <w:num w:numId="194">
    <w:abstractNumId w:val="401"/>
  </w:num>
  <w:num w:numId="195">
    <w:abstractNumId w:val="10"/>
  </w:num>
  <w:num w:numId="196">
    <w:abstractNumId w:val="106"/>
  </w:num>
  <w:num w:numId="197">
    <w:abstractNumId w:val="347"/>
  </w:num>
  <w:num w:numId="198">
    <w:abstractNumId w:val="47"/>
  </w:num>
  <w:num w:numId="199">
    <w:abstractNumId w:val="385"/>
  </w:num>
  <w:num w:numId="200">
    <w:abstractNumId w:val="111"/>
  </w:num>
  <w:num w:numId="201">
    <w:abstractNumId w:val="360"/>
  </w:num>
  <w:num w:numId="202">
    <w:abstractNumId w:val="302"/>
  </w:num>
  <w:num w:numId="203">
    <w:abstractNumId w:val="142"/>
  </w:num>
  <w:num w:numId="204">
    <w:abstractNumId w:val="271"/>
  </w:num>
  <w:num w:numId="205">
    <w:abstractNumId w:val="49"/>
  </w:num>
  <w:num w:numId="206">
    <w:abstractNumId w:val="363"/>
  </w:num>
  <w:num w:numId="207">
    <w:abstractNumId w:val="137"/>
  </w:num>
  <w:num w:numId="208">
    <w:abstractNumId w:val="38"/>
  </w:num>
  <w:num w:numId="209">
    <w:abstractNumId w:val="67"/>
  </w:num>
  <w:num w:numId="210">
    <w:abstractNumId w:val="364"/>
  </w:num>
  <w:num w:numId="211">
    <w:abstractNumId w:val="171"/>
  </w:num>
  <w:num w:numId="212">
    <w:abstractNumId w:val="50"/>
  </w:num>
  <w:num w:numId="213">
    <w:abstractNumId w:val="277"/>
  </w:num>
  <w:num w:numId="214">
    <w:abstractNumId w:val="376"/>
  </w:num>
  <w:num w:numId="215">
    <w:abstractNumId w:val="210"/>
  </w:num>
  <w:num w:numId="216">
    <w:abstractNumId w:val="151"/>
  </w:num>
  <w:num w:numId="217">
    <w:abstractNumId w:val="133"/>
  </w:num>
  <w:num w:numId="218">
    <w:abstractNumId w:val="191"/>
  </w:num>
  <w:num w:numId="219">
    <w:abstractNumId w:val="319"/>
  </w:num>
  <w:num w:numId="220">
    <w:abstractNumId w:val="3"/>
  </w:num>
  <w:num w:numId="221">
    <w:abstractNumId w:val="224"/>
  </w:num>
  <w:num w:numId="222">
    <w:abstractNumId w:val="25"/>
    <w:lvlOverride w:ilvl="0">
      <w:lvl w:ilvl="0">
        <w:numFmt w:val="decimal"/>
        <w:pStyle w:val="1nummeriert"/>
        <w:lvlText w:val=""/>
        <w:lvlJc w:val="left"/>
      </w:lvl>
    </w:lvlOverride>
    <w:lvlOverride w:ilvl="1">
      <w:lvl w:ilvl="1">
        <w:start w:val="3"/>
        <w:numFmt w:val="decimal"/>
        <w:pStyle w:val="2nummeriert"/>
        <w:lvlText w:val="%1.%2"/>
        <w:lvlJc w:val="left"/>
        <w:pPr>
          <w:tabs>
            <w:tab w:val="num" w:pos="567"/>
          </w:tabs>
          <w:ind w:left="0" w:firstLine="0"/>
        </w:pPr>
        <w:rPr>
          <w:rFonts w:hint="default"/>
          <w:sz w:val="30"/>
          <w:szCs w:val="30"/>
        </w:rPr>
      </w:lvl>
    </w:lvlOverride>
    <w:lvlOverride w:ilvl="2">
      <w:lvl w:ilvl="2">
        <w:numFmt w:val="decimal"/>
        <w:pStyle w:val="3nummeriert"/>
        <w:lvlText w:val=""/>
        <w:lvlJc w:val="left"/>
      </w:lvl>
    </w:lvlOverride>
    <w:lvlOverride w:ilvl="3">
      <w:lvl w:ilvl="3">
        <w:numFmt w:val="decimal"/>
        <w:pStyle w:val="4nummeriert"/>
        <w:lvlText w:val=""/>
        <w:lvlJc w:val="left"/>
      </w:lvl>
    </w:lvlOverride>
  </w:num>
  <w:num w:numId="223">
    <w:abstractNumId w:val="286"/>
  </w:num>
  <w:num w:numId="224">
    <w:abstractNumId w:val="146"/>
  </w:num>
  <w:num w:numId="225">
    <w:abstractNumId w:val="92"/>
  </w:num>
  <w:num w:numId="226">
    <w:abstractNumId w:val="307"/>
  </w:num>
  <w:num w:numId="227">
    <w:abstractNumId w:val="312"/>
  </w:num>
  <w:num w:numId="228">
    <w:abstractNumId w:val="143"/>
  </w:num>
  <w:num w:numId="229">
    <w:abstractNumId w:val="268"/>
  </w:num>
  <w:num w:numId="230">
    <w:abstractNumId w:val="197"/>
  </w:num>
  <w:num w:numId="231">
    <w:abstractNumId w:val="120"/>
  </w:num>
  <w:num w:numId="232">
    <w:abstractNumId w:val="102"/>
  </w:num>
  <w:num w:numId="233">
    <w:abstractNumId w:val="149"/>
  </w:num>
  <w:num w:numId="234">
    <w:abstractNumId w:val="206"/>
  </w:num>
  <w:num w:numId="235">
    <w:abstractNumId w:val="344"/>
  </w:num>
  <w:num w:numId="236">
    <w:abstractNumId w:val="217"/>
  </w:num>
  <w:num w:numId="237">
    <w:abstractNumId w:val="127"/>
  </w:num>
  <w:num w:numId="238">
    <w:abstractNumId w:val="350"/>
  </w:num>
  <w:num w:numId="239">
    <w:abstractNumId w:val="198"/>
  </w:num>
  <w:num w:numId="240">
    <w:abstractNumId w:val="365"/>
  </w:num>
  <w:num w:numId="241">
    <w:abstractNumId w:val="154"/>
  </w:num>
  <w:num w:numId="242">
    <w:abstractNumId w:val="216"/>
  </w:num>
  <w:num w:numId="243">
    <w:abstractNumId w:val="262"/>
  </w:num>
  <w:num w:numId="244">
    <w:abstractNumId w:val="236"/>
  </w:num>
  <w:num w:numId="245">
    <w:abstractNumId w:val="356"/>
  </w:num>
  <w:num w:numId="246">
    <w:abstractNumId w:val="55"/>
  </w:num>
  <w:num w:numId="247">
    <w:abstractNumId w:val="131"/>
  </w:num>
  <w:num w:numId="248">
    <w:abstractNumId w:val="180"/>
  </w:num>
  <w:num w:numId="249">
    <w:abstractNumId w:val="290"/>
  </w:num>
  <w:num w:numId="250">
    <w:abstractNumId w:val="87"/>
  </w:num>
  <w:num w:numId="251">
    <w:abstractNumId w:val="238"/>
  </w:num>
  <w:num w:numId="252">
    <w:abstractNumId w:val="96"/>
  </w:num>
  <w:num w:numId="253">
    <w:abstractNumId w:val="389"/>
  </w:num>
  <w:num w:numId="254">
    <w:abstractNumId w:val="190"/>
  </w:num>
  <w:num w:numId="255">
    <w:abstractNumId w:val="134"/>
  </w:num>
  <w:num w:numId="256">
    <w:abstractNumId w:val="132"/>
  </w:num>
  <w:num w:numId="257">
    <w:abstractNumId w:val="328"/>
  </w:num>
  <w:num w:numId="258">
    <w:abstractNumId w:val="203"/>
  </w:num>
  <w:num w:numId="259">
    <w:abstractNumId w:val="304"/>
  </w:num>
  <w:num w:numId="260">
    <w:abstractNumId w:val="388"/>
  </w:num>
  <w:num w:numId="261">
    <w:abstractNumId w:val="172"/>
  </w:num>
  <w:num w:numId="262">
    <w:abstractNumId w:val="373"/>
  </w:num>
  <w:num w:numId="263">
    <w:abstractNumId w:val="371"/>
  </w:num>
  <w:num w:numId="264">
    <w:abstractNumId w:val="331"/>
  </w:num>
  <w:num w:numId="265">
    <w:abstractNumId w:val="91"/>
  </w:num>
  <w:num w:numId="266">
    <w:abstractNumId w:val="281"/>
  </w:num>
  <w:num w:numId="267">
    <w:abstractNumId w:val="337"/>
  </w:num>
  <w:num w:numId="268">
    <w:abstractNumId w:val="235"/>
  </w:num>
  <w:num w:numId="269">
    <w:abstractNumId w:val="188"/>
  </w:num>
  <w:num w:numId="270">
    <w:abstractNumId w:val="349"/>
  </w:num>
  <w:num w:numId="271">
    <w:abstractNumId w:val="340"/>
  </w:num>
  <w:num w:numId="272">
    <w:abstractNumId w:val="242"/>
  </w:num>
  <w:num w:numId="273">
    <w:abstractNumId w:val="313"/>
  </w:num>
  <w:num w:numId="274">
    <w:abstractNumId w:val="119"/>
  </w:num>
  <w:num w:numId="275">
    <w:abstractNumId w:val="351"/>
  </w:num>
  <w:num w:numId="276">
    <w:abstractNumId w:val="178"/>
  </w:num>
  <w:num w:numId="277">
    <w:abstractNumId w:val="121"/>
  </w:num>
  <w:num w:numId="278">
    <w:abstractNumId w:val="126"/>
  </w:num>
  <w:num w:numId="279">
    <w:abstractNumId w:val="36"/>
  </w:num>
  <w:num w:numId="280">
    <w:abstractNumId w:val="170"/>
  </w:num>
  <w:num w:numId="281">
    <w:abstractNumId w:val="259"/>
  </w:num>
  <w:num w:numId="282">
    <w:abstractNumId w:val="100"/>
  </w:num>
  <w:num w:numId="283">
    <w:abstractNumId w:val="79"/>
  </w:num>
  <w:num w:numId="284">
    <w:abstractNumId w:val="272"/>
  </w:num>
  <w:num w:numId="285">
    <w:abstractNumId w:val="209"/>
  </w:num>
  <w:num w:numId="286">
    <w:abstractNumId w:val="232"/>
  </w:num>
  <w:num w:numId="287">
    <w:abstractNumId w:val="66"/>
  </w:num>
  <w:num w:numId="288">
    <w:abstractNumId w:val="234"/>
  </w:num>
  <w:num w:numId="289">
    <w:abstractNumId w:val="48"/>
  </w:num>
  <w:num w:numId="290">
    <w:abstractNumId w:val="179"/>
  </w:num>
  <w:num w:numId="291">
    <w:abstractNumId w:val="266"/>
  </w:num>
  <w:num w:numId="292">
    <w:abstractNumId w:val="241"/>
  </w:num>
  <w:num w:numId="293">
    <w:abstractNumId w:val="269"/>
  </w:num>
  <w:num w:numId="294">
    <w:abstractNumId w:val="225"/>
  </w:num>
  <w:num w:numId="295">
    <w:abstractNumId w:val="57"/>
  </w:num>
  <w:num w:numId="296">
    <w:abstractNumId w:val="33"/>
  </w:num>
  <w:num w:numId="297">
    <w:abstractNumId w:val="144"/>
  </w:num>
  <w:num w:numId="298">
    <w:abstractNumId w:val="335"/>
  </w:num>
  <w:num w:numId="299">
    <w:abstractNumId w:val="64"/>
  </w:num>
  <w:num w:numId="300">
    <w:abstractNumId w:val="30"/>
  </w:num>
  <w:num w:numId="301">
    <w:abstractNumId w:val="296"/>
  </w:num>
  <w:num w:numId="302">
    <w:abstractNumId w:val="13"/>
  </w:num>
  <w:num w:numId="303">
    <w:abstractNumId w:val="255"/>
  </w:num>
  <w:num w:numId="304">
    <w:abstractNumId w:val="168"/>
  </w:num>
  <w:num w:numId="305">
    <w:abstractNumId w:val="22"/>
  </w:num>
  <w:num w:numId="306">
    <w:abstractNumId w:val="187"/>
  </w:num>
  <w:num w:numId="307">
    <w:abstractNumId w:val="35"/>
  </w:num>
  <w:num w:numId="308">
    <w:abstractNumId w:val="9"/>
  </w:num>
  <w:num w:numId="309">
    <w:abstractNumId w:val="283"/>
  </w:num>
  <w:num w:numId="310">
    <w:abstractNumId w:val="140"/>
  </w:num>
  <w:num w:numId="311">
    <w:abstractNumId w:val="136"/>
  </w:num>
  <w:num w:numId="312">
    <w:abstractNumId w:val="354"/>
  </w:num>
  <w:num w:numId="313">
    <w:abstractNumId w:val="214"/>
  </w:num>
  <w:num w:numId="314">
    <w:abstractNumId w:val="339"/>
  </w:num>
  <w:num w:numId="315">
    <w:abstractNumId w:val="258"/>
  </w:num>
  <w:num w:numId="316">
    <w:abstractNumId w:val="246"/>
  </w:num>
  <w:num w:numId="317">
    <w:abstractNumId w:val="23"/>
  </w:num>
  <w:num w:numId="318">
    <w:abstractNumId w:val="222"/>
  </w:num>
  <w:num w:numId="319">
    <w:abstractNumId w:val="122"/>
  </w:num>
  <w:num w:numId="320">
    <w:abstractNumId w:val="20"/>
  </w:num>
  <w:num w:numId="321">
    <w:abstractNumId w:val="248"/>
  </w:num>
  <w:num w:numId="322">
    <w:abstractNumId w:val="199"/>
  </w:num>
  <w:num w:numId="323">
    <w:abstractNumId w:val="42"/>
  </w:num>
  <w:num w:numId="324">
    <w:abstractNumId w:val="260"/>
  </w:num>
  <w:num w:numId="325">
    <w:abstractNumId w:val="391"/>
  </w:num>
  <w:num w:numId="326">
    <w:abstractNumId w:val="174"/>
  </w:num>
  <w:num w:numId="327">
    <w:abstractNumId w:val="5"/>
  </w:num>
  <w:num w:numId="328">
    <w:abstractNumId w:val="386"/>
  </w:num>
  <w:num w:numId="329">
    <w:abstractNumId w:val="173"/>
  </w:num>
  <w:num w:numId="330">
    <w:abstractNumId w:val="31"/>
  </w:num>
  <w:num w:numId="331">
    <w:abstractNumId w:val="288"/>
  </w:num>
  <w:num w:numId="332">
    <w:abstractNumId w:val="361"/>
  </w:num>
  <w:num w:numId="333">
    <w:abstractNumId w:val="348"/>
  </w:num>
  <w:num w:numId="334">
    <w:abstractNumId w:val="194"/>
  </w:num>
  <w:num w:numId="335">
    <w:abstractNumId w:val="392"/>
  </w:num>
  <w:num w:numId="336">
    <w:abstractNumId w:val="37"/>
  </w:num>
  <w:num w:numId="337">
    <w:abstractNumId w:val="400"/>
  </w:num>
  <w:num w:numId="338">
    <w:abstractNumId w:val="378"/>
  </w:num>
  <w:num w:numId="339">
    <w:abstractNumId w:val="377"/>
  </w:num>
  <w:num w:numId="340">
    <w:abstractNumId w:val="24"/>
  </w:num>
  <w:num w:numId="341">
    <w:abstractNumId w:val="72"/>
  </w:num>
  <w:num w:numId="342">
    <w:abstractNumId w:val="333"/>
  </w:num>
  <w:num w:numId="343">
    <w:abstractNumId w:val="195"/>
  </w:num>
  <w:num w:numId="344">
    <w:abstractNumId w:val="86"/>
  </w:num>
  <w:num w:numId="345">
    <w:abstractNumId w:val="355"/>
  </w:num>
  <w:num w:numId="346">
    <w:abstractNumId w:val="254"/>
  </w:num>
  <w:num w:numId="347">
    <w:abstractNumId w:val="399"/>
  </w:num>
  <w:num w:numId="348">
    <w:abstractNumId w:val="220"/>
  </w:num>
  <w:num w:numId="349">
    <w:abstractNumId w:val="208"/>
  </w:num>
  <w:num w:numId="350">
    <w:abstractNumId w:val="81"/>
  </w:num>
  <w:num w:numId="351">
    <w:abstractNumId w:val="369"/>
  </w:num>
  <w:num w:numId="352">
    <w:abstractNumId w:val="306"/>
  </w:num>
  <w:num w:numId="353">
    <w:abstractNumId w:val="384"/>
  </w:num>
  <w:num w:numId="354">
    <w:abstractNumId w:val="274"/>
  </w:num>
  <w:num w:numId="355">
    <w:abstractNumId w:val="212"/>
  </w:num>
  <w:num w:numId="356">
    <w:abstractNumId w:val="289"/>
  </w:num>
  <w:num w:numId="357">
    <w:abstractNumId w:val="261"/>
  </w:num>
  <w:num w:numId="358">
    <w:abstractNumId w:val="324"/>
  </w:num>
  <w:num w:numId="359">
    <w:abstractNumId w:val="115"/>
  </w:num>
  <w:num w:numId="360">
    <w:abstractNumId w:val="75"/>
  </w:num>
  <w:num w:numId="361">
    <w:abstractNumId w:val="166"/>
  </w:num>
  <w:num w:numId="362">
    <w:abstractNumId w:val="141"/>
  </w:num>
  <w:num w:numId="363">
    <w:abstractNumId w:val="358"/>
  </w:num>
  <w:num w:numId="364">
    <w:abstractNumId w:val="175"/>
  </w:num>
  <w:num w:numId="365">
    <w:abstractNumId w:val="218"/>
  </w:num>
  <w:num w:numId="366">
    <w:abstractNumId w:val="26"/>
  </w:num>
  <w:num w:numId="367">
    <w:abstractNumId w:val="362"/>
  </w:num>
  <w:num w:numId="368">
    <w:abstractNumId w:val="308"/>
  </w:num>
  <w:num w:numId="369">
    <w:abstractNumId w:val="213"/>
  </w:num>
  <w:num w:numId="370">
    <w:abstractNumId w:val="114"/>
  </w:num>
  <w:num w:numId="371">
    <w:abstractNumId w:val="294"/>
  </w:num>
  <w:num w:numId="372">
    <w:abstractNumId w:val="346"/>
  </w:num>
  <w:num w:numId="373">
    <w:abstractNumId w:val="305"/>
  </w:num>
  <w:num w:numId="374">
    <w:abstractNumId w:val="382"/>
  </w:num>
  <w:num w:numId="375">
    <w:abstractNumId w:val="303"/>
  </w:num>
  <w:num w:numId="376">
    <w:abstractNumId w:val="16"/>
  </w:num>
  <w:num w:numId="377">
    <w:abstractNumId w:val="330"/>
  </w:num>
  <w:num w:numId="378">
    <w:abstractNumId w:val="207"/>
  </w:num>
  <w:num w:numId="379">
    <w:abstractNumId w:val="265"/>
  </w:num>
  <w:num w:numId="380">
    <w:abstractNumId w:val="396"/>
  </w:num>
  <w:num w:numId="381">
    <w:abstractNumId w:val="84"/>
  </w:num>
  <w:num w:numId="382">
    <w:abstractNumId w:val="240"/>
  </w:num>
  <w:num w:numId="383">
    <w:abstractNumId w:val="275"/>
  </w:num>
  <w:num w:numId="384">
    <w:abstractNumId w:val="14"/>
  </w:num>
  <w:num w:numId="385">
    <w:abstractNumId w:val="27"/>
  </w:num>
  <w:num w:numId="386">
    <w:abstractNumId w:val="345"/>
  </w:num>
  <w:num w:numId="387">
    <w:abstractNumId w:val="152"/>
  </w:num>
  <w:num w:numId="388">
    <w:abstractNumId w:val="60"/>
  </w:num>
  <w:num w:numId="389">
    <w:abstractNumId w:val="159"/>
  </w:num>
  <w:num w:numId="390">
    <w:abstractNumId w:val="181"/>
  </w:num>
  <w:num w:numId="391">
    <w:abstractNumId w:val="58"/>
  </w:num>
  <w:num w:numId="392">
    <w:abstractNumId w:val="397"/>
  </w:num>
  <w:num w:numId="393">
    <w:abstractNumId w:val="59"/>
  </w:num>
  <w:num w:numId="394">
    <w:abstractNumId w:val="211"/>
  </w:num>
  <w:num w:numId="395">
    <w:abstractNumId w:val="128"/>
  </w:num>
  <w:num w:numId="396">
    <w:abstractNumId w:val="336"/>
  </w:num>
  <w:num w:numId="397">
    <w:abstractNumId w:val="153"/>
  </w:num>
  <w:num w:numId="398">
    <w:abstractNumId w:val="18"/>
  </w:num>
  <w:num w:numId="399">
    <w:abstractNumId w:val="104"/>
  </w:num>
  <w:num w:numId="400">
    <w:abstractNumId w:val="284"/>
  </w:num>
  <w:num w:numId="401">
    <w:abstractNumId w:val="109"/>
  </w:num>
  <w:num w:numId="402">
    <w:abstractNumId w:val="63"/>
  </w:num>
  <w:num w:numId="403">
    <w:abstractNumId w:val="99"/>
  </w:num>
  <w:num w:numId="404">
    <w:abstractNumId w:val="89"/>
  </w:num>
  <w:num w:numId="405">
    <w:abstractNumId w:val="158"/>
  </w:num>
  <w:num w:numId="406">
    <w:abstractNumId w:val="327"/>
  </w:num>
  <w:numIdMacAtCleanup w:val="40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inkellner Claudia">
    <w15:presenceInfo w15:providerId="AD" w15:userId="S-1-5-21-577509555-933298525-1598175747-10665"/>
  </w15:person>
  <w15:person w15:author="Müller Sarah">
    <w15:presenceInfo w15:providerId="AD" w15:userId="S-1-5-21-577509555-933298525-1598175747-285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documentProtection w:enforcement="0"/>
  <w:autoFormatOverride/>
  <w:styleLockQFSet/>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77"/>
    <w:rsid w:val="0000022D"/>
    <w:rsid w:val="00001902"/>
    <w:rsid w:val="00001EE6"/>
    <w:rsid w:val="00003F95"/>
    <w:rsid w:val="0000735E"/>
    <w:rsid w:val="000100F8"/>
    <w:rsid w:val="00011FC5"/>
    <w:rsid w:val="000123FF"/>
    <w:rsid w:val="00013491"/>
    <w:rsid w:val="000137A1"/>
    <w:rsid w:val="00014A5F"/>
    <w:rsid w:val="000164EF"/>
    <w:rsid w:val="00017121"/>
    <w:rsid w:val="000179DC"/>
    <w:rsid w:val="000212EF"/>
    <w:rsid w:val="00025850"/>
    <w:rsid w:val="00025F0E"/>
    <w:rsid w:val="000268FB"/>
    <w:rsid w:val="00026F3D"/>
    <w:rsid w:val="000273C2"/>
    <w:rsid w:val="00027F51"/>
    <w:rsid w:val="00030101"/>
    <w:rsid w:val="000330C7"/>
    <w:rsid w:val="0003329B"/>
    <w:rsid w:val="0003484D"/>
    <w:rsid w:val="000358F6"/>
    <w:rsid w:val="00036400"/>
    <w:rsid w:val="0003687D"/>
    <w:rsid w:val="00037450"/>
    <w:rsid w:val="00040931"/>
    <w:rsid w:val="00042028"/>
    <w:rsid w:val="00044475"/>
    <w:rsid w:val="00045099"/>
    <w:rsid w:val="000455E1"/>
    <w:rsid w:val="00046B8B"/>
    <w:rsid w:val="000479FE"/>
    <w:rsid w:val="00047B60"/>
    <w:rsid w:val="000503BA"/>
    <w:rsid w:val="00050FA9"/>
    <w:rsid w:val="00051020"/>
    <w:rsid w:val="00052BE7"/>
    <w:rsid w:val="000539BF"/>
    <w:rsid w:val="00053A9A"/>
    <w:rsid w:val="00053ACB"/>
    <w:rsid w:val="00054736"/>
    <w:rsid w:val="00054CF4"/>
    <w:rsid w:val="000551D8"/>
    <w:rsid w:val="000555F6"/>
    <w:rsid w:val="00055860"/>
    <w:rsid w:val="00055AFB"/>
    <w:rsid w:val="0005722D"/>
    <w:rsid w:val="000619DC"/>
    <w:rsid w:val="00062850"/>
    <w:rsid w:val="00065628"/>
    <w:rsid w:val="00065AF8"/>
    <w:rsid w:val="00067072"/>
    <w:rsid w:val="000673D0"/>
    <w:rsid w:val="00071587"/>
    <w:rsid w:val="000726AA"/>
    <w:rsid w:val="000727F2"/>
    <w:rsid w:val="00072D35"/>
    <w:rsid w:val="0007435D"/>
    <w:rsid w:val="00075471"/>
    <w:rsid w:val="00075EB7"/>
    <w:rsid w:val="00076F2E"/>
    <w:rsid w:val="00077736"/>
    <w:rsid w:val="0008182B"/>
    <w:rsid w:val="00083280"/>
    <w:rsid w:val="0008509E"/>
    <w:rsid w:val="00085456"/>
    <w:rsid w:val="00085C4F"/>
    <w:rsid w:val="000919BA"/>
    <w:rsid w:val="00092D19"/>
    <w:rsid w:val="00094350"/>
    <w:rsid w:val="00095015"/>
    <w:rsid w:val="00095C6D"/>
    <w:rsid w:val="0009605F"/>
    <w:rsid w:val="0009611D"/>
    <w:rsid w:val="000967A1"/>
    <w:rsid w:val="00096AAF"/>
    <w:rsid w:val="00096E4F"/>
    <w:rsid w:val="00096E99"/>
    <w:rsid w:val="00097023"/>
    <w:rsid w:val="0009756A"/>
    <w:rsid w:val="0009781A"/>
    <w:rsid w:val="000A0372"/>
    <w:rsid w:val="000A12E3"/>
    <w:rsid w:val="000A28EE"/>
    <w:rsid w:val="000A3C6D"/>
    <w:rsid w:val="000A4CA0"/>
    <w:rsid w:val="000A6BFD"/>
    <w:rsid w:val="000A7BD4"/>
    <w:rsid w:val="000B1770"/>
    <w:rsid w:val="000B1AE2"/>
    <w:rsid w:val="000B350F"/>
    <w:rsid w:val="000B63AF"/>
    <w:rsid w:val="000B766F"/>
    <w:rsid w:val="000C2BFA"/>
    <w:rsid w:val="000C2D13"/>
    <w:rsid w:val="000C34EA"/>
    <w:rsid w:val="000C3649"/>
    <w:rsid w:val="000C3D4B"/>
    <w:rsid w:val="000C47A0"/>
    <w:rsid w:val="000C4906"/>
    <w:rsid w:val="000C7C75"/>
    <w:rsid w:val="000D1353"/>
    <w:rsid w:val="000D1ADB"/>
    <w:rsid w:val="000D6D11"/>
    <w:rsid w:val="000D7AB0"/>
    <w:rsid w:val="000E0111"/>
    <w:rsid w:val="000E0443"/>
    <w:rsid w:val="000E15DF"/>
    <w:rsid w:val="000E18F3"/>
    <w:rsid w:val="000E1D65"/>
    <w:rsid w:val="000E235B"/>
    <w:rsid w:val="000E2CAB"/>
    <w:rsid w:val="000E3D1F"/>
    <w:rsid w:val="000E43D9"/>
    <w:rsid w:val="000E534A"/>
    <w:rsid w:val="000E594D"/>
    <w:rsid w:val="000E59E3"/>
    <w:rsid w:val="000E6501"/>
    <w:rsid w:val="000E7831"/>
    <w:rsid w:val="000F0E59"/>
    <w:rsid w:val="000F4D65"/>
    <w:rsid w:val="000F709C"/>
    <w:rsid w:val="000F753C"/>
    <w:rsid w:val="000F7F3C"/>
    <w:rsid w:val="001015A4"/>
    <w:rsid w:val="00101813"/>
    <w:rsid w:val="00101EAA"/>
    <w:rsid w:val="001029A1"/>
    <w:rsid w:val="00102B99"/>
    <w:rsid w:val="00102D80"/>
    <w:rsid w:val="001039AD"/>
    <w:rsid w:val="00106E85"/>
    <w:rsid w:val="00107A20"/>
    <w:rsid w:val="00110D8F"/>
    <w:rsid w:val="001119D1"/>
    <w:rsid w:val="00112197"/>
    <w:rsid w:val="00113267"/>
    <w:rsid w:val="00113919"/>
    <w:rsid w:val="0011419F"/>
    <w:rsid w:val="0011495D"/>
    <w:rsid w:val="00114F89"/>
    <w:rsid w:val="0011569C"/>
    <w:rsid w:val="001156F8"/>
    <w:rsid w:val="001166B3"/>
    <w:rsid w:val="00116BFE"/>
    <w:rsid w:val="00117276"/>
    <w:rsid w:val="0011790D"/>
    <w:rsid w:val="00117F31"/>
    <w:rsid w:val="0012001B"/>
    <w:rsid w:val="001208AC"/>
    <w:rsid w:val="001215E0"/>
    <w:rsid w:val="00122361"/>
    <w:rsid w:val="001243FE"/>
    <w:rsid w:val="00124E19"/>
    <w:rsid w:val="00125FFA"/>
    <w:rsid w:val="0012606E"/>
    <w:rsid w:val="00126D46"/>
    <w:rsid w:val="001276F2"/>
    <w:rsid w:val="00127D0B"/>
    <w:rsid w:val="00130BB6"/>
    <w:rsid w:val="00131B87"/>
    <w:rsid w:val="00133015"/>
    <w:rsid w:val="0013364E"/>
    <w:rsid w:val="001336C3"/>
    <w:rsid w:val="001344E9"/>
    <w:rsid w:val="001370F3"/>
    <w:rsid w:val="001377E0"/>
    <w:rsid w:val="00137FF2"/>
    <w:rsid w:val="001436A9"/>
    <w:rsid w:val="001446E7"/>
    <w:rsid w:val="00144DE8"/>
    <w:rsid w:val="001463BA"/>
    <w:rsid w:val="00147179"/>
    <w:rsid w:val="0014767B"/>
    <w:rsid w:val="00147A44"/>
    <w:rsid w:val="001515FB"/>
    <w:rsid w:val="00154118"/>
    <w:rsid w:val="00154F46"/>
    <w:rsid w:val="0015577F"/>
    <w:rsid w:val="00155809"/>
    <w:rsid w:val="00157696"/>
    <w:rsid w:val="00160742"/>
    <w:rsid w:val="00162458"/>
    <w:rsid w:val="001639CF"/>
    <w:rsid w:val="001641A4"/>
    <w:rsid w:val="00164C69"/>
    <w:rsid w:val="00164CBC"/>
    <w:rsid w:val="00165461"/>
    <w:rsid w:val="001668FE"/>
    <w:rsid w:val="00166AB5"/>
    <w:rsid w:val="0017029E"/>
    <w:rsid w:val="00170724"/>
    <w:rsid w:val="00170937"/>
    <w:rsid w:val="00171351"/>
    <w:rsid w:val="00171F16"/>
    <w:rsid w:val="001729AD"/>
    <w:rsid w:val="00172C06"/>
    <w:rsid w:val="00173DD0"/>
    <w:rsid w:val="001752CA"/>
    <w:rsid w:val="001762AE"/>
    <w:rsid w:val="00176306"/>
    <w:rsid w:val="00176DA2"/>
    <w:rsid w:val="00177F92"/>
    <w:rsid w:val="00180538"/>
    <w:rsid w:val="00180C77"/>
    <w:rsid w:val="001810CC"/>
    <w:rsid w:val="001815FF"/>
    <w:rsid w:val="001831B3"/>
    <w:rsid w:val="00183237"/>
    <w:rsid w:val="00183392"/>
    <w:rsid w:val="00183440"/>
    <w:rsid w:val="00183C26"/>
    <w:rsid w:val="001847F4"/>
    <w:rsid w:val="001852F6"/>
    <w:rsid w:val="001877FC"/>
    <w:rsid w:val="00187E73"/>
    <w:rsid w:val="001938CC"/>
    <w:rsid w:val="0019477F"/>
    <w:rsid w:val="00194C37"/>
    <w:rsid w:val="001958CF"/>
    <w:rsid w:val="00197CE8"/>
    <w:rsid w:val="001A0101"/>
    <w:rsid w:val="001A04BA"/>
    <w:rsid w:val="001A095F"/>
    <w:rsid w:val="001A2CC1"/>
    <w:rsid w:val="001A3036"/>
    <w:rsid w:val="001A3757"/>
    <w:rsid w:val="001A3B66"/>
    <w:rsid w:val="001A65C9"/>
    <w:rsid w:val="001A6DFB"/>
    <w:rsid w:val="001A6E5D"/>
    <w:rsid w:val="001A7241"/>
    <w:rsid w:val="001B38CF"/>
    <w:rsid w:val="001B4834"/>
    <w:rsid w:val="001B4C11"/>
    <w:rsid w:val="001B553A"/>
    <w:rsid w:val="001B5755"/>
    <w:rsid w:val="001B7E2C"/>
    <w:rsid w:val="001C0796"/>
    <w:rsid w:val="001C12D4"/>
    <w:rsid w:val="001C18C0"/>
    <w:rsid w:val="001C1950"/>
    <w:rsid w:val="001C1B9F"/>
    <w:rsid w:val="001C4606"/>
    <w:rsid w:val="001C4998"/>
    <w:rsid w:val="001C4B2F"/>
    <w:rsid w:val="001C5508"/>
    <w:rsid w:val="001C5556"/>
    <w:rsid w:val="001C7A71"/>
    <w:rsid w:val="001D12CE"/>
    <w:rsid w:val="001D2246"/>
    <w:rsid w:val="001D3194"/>
    <w:rsid w:val="001D36C9"/>
    <w:rsid w:val="001D50A4"/>
    <w:rsid w:val="001D66EE"/>
    <w:rsid w:val="001D68D0"/>
    <w:rsid w:val="001D6D78"/>
    <w:rsid w:val="001D6D97"/>
    <w:rsid w:val="001D7225"/>
    <w:rsid w:val="001E10BC"/>
    <w:rsid w:val="001E1361"/>
    <w:rsid w:val="001E13E3"/>
    <w:rsid w:val="001E23C7"/>
    <w:rsid w:val="001E41C4"/>
    <w:rsid w:val="001E4458"/>
    <w:rsid w:val="001E4E98"/>
    <w:rsid w:val="001E4FEE"/>
    <w:rsid w:val="001E7BFD"/>
    <w:rsid w:val="001F212F"/>
    <w:rsid w:val="001F2959"/>
    <w:rsid w:val="001F30B0"/>
    <w:rsid w:val="001F37CE"/>
    <w:rsid w:val="001F3897"/>
    <w:rsid w:val="001F41FF"/>
    <w:rsid w:val="001F4264"/>
    <w:rsid w:val="001F4630"/>
    <w:rsid w:val="001F52EA"/>
    <w:rsid w:val="001F537F"/>
    <w:rsid w:val="001F548C"/>
    <w:rsid w:val="001F6B05"/>
    <w:rsid w:val="001F6D2D"/>
    <w:rsid w:val="001F7A2B"/>
    <w:rsid w:val="001F7E7B"/>
    <w:rsid w:val="002003B7"/>
    <w:rsid w:val="00202817"/>
    <w:rsid w:val="00203EE0"/>
    <w:rsid w:val="002040F3"/>
    <w:rsid w:val="002054B0"/>
    <w:rsid w:val="00206F30"/>
    <w:rsid w:val="00207169"/>
    <w:rsid w:val="00207668"/>
    <w:rsid w:val="00207AF1"/>
    <w:rsid w:val="002111D9"/>
    <w:rsid w:val="002123BE"/>
    <w:rsid w:val="0021281A"/>
    <w:rsid w:val="002134A1"/>
    <w:rsid w:val="00213E1D"/>
    <w:rsid w:val="002149BA"/>
    <w:rsid w:val="0021798B"/>
    <w:rsid w:val="00221089"/>
    <w:rsid w:val="00221C56"/>
    <w:rsid w:val="00222AD3"/>
    <w:rsid w:val="00225FFF"/>
    <w:rsid w:val="002264C1"/>
    <w:rsid w:val="0022683F"/>
    <w:rsid w:val="00227414"/>
    <w:rsid w:val="002303F8"/>
    <w:rsid w:val="0023094D"/>
    <w:rsid w:val="00230AA3"/>
    <w:rsid w:val="00232ABD"/>
    <w:rsid w:val="00232B46"/>
    <w:rsid w:val="002337B3"/>
    <w:rsid w:val="00233DBB"/>
    <w:rsid w:val="0023449A"/>
    <w:rsid w:val="0023527E"/>
    <w:rsid w:val="00236ACB"/>
    <w:rsid w:val="00236E3F"/>
    <w:rsid w:val="00240144"/>
    <w:rsid w:val="002417E4"/>
    <w:rsid w:val="00241FB1"/>
    <w:rsid w:val="00242865"/>
    <w:rsid w:val="002429C4"/>
    <w:rsid w:val="00242C84"/>
    <w:rsid w:val="00243DC9"/>
    <w:rsid w:val="0024501D"/>
    <w:rsid w:val="00246075"/>
    <w:rsid w:val="00247581"/>
    <w:rsid w:val="002476C4"/>
    <w:rsid w:val="00250049"/>
    <w:rsid w:val="00250210"/>
    <w:rsid w:val="002515DA"/>
    <w:rsid w:val="00251992"/>
    <w:rsid w:val="00251B46"/>
    <w:rsid w:val="00251FE9"/>
    <w:rsid w:val="00252BF1"/>
    <w:rsid w:val="00255A03"/>
    <w:rsid w:val="00257E11"/>
    <w:rsid w:val="00262685"/>
    <w:rsid w:val="00263291"/>
    <w:rsid w:val="002642AB"/>
    <w:rsid w:val="00265A39"/>
    <w:rsid w:val="00267023"/>
    <w:rsid w:val="002670E9"/>
    <w:rsid w:val="0026716E"/>
    <w:rsid w:val="00271668"/>
    <w:rsid w:val="00273620"/>
    <w:rsid w:val="0027389B"/>
    <w:rsid w:val="00277059"/>
    <w:rsid w:val="002810E6"/>
    <w:rsid w:val="0028158C"/>
    <w:rsid w:val="002819DF"/>
    <w:rsid w:val="00281B7F"/>
    <w:rsid w:val="00282EE0"/>
    <w:rsid w:val="002901B7"/>
    <w:rsid w:val="002902F6"/>
    <w:rsid w:val="00290732"/>
    <w:rsid w:val="00292476"/>
    <w:rsid w:val="00292BA2"/>
    <w:rsid w:val="00292BD1"/>
    <w:rsid w:val="002936BF"/>
    <w:rsid w:val="0029493C"/>
    <w:rsid w:val="00295C2A"/>
    <w:rsid w:val="00295E5C"/>
    <w:rsid w:val="002A0B69"/>
    <w:rsid w:val="002A1617"/>
    <w:rsid w:val="002A162F"/>
    <w:rsid w:val="002A1BDF"/>
    <w:rsid w:val="002A268D"/>
    <w:rsid w:val="002A431C"/>
    <w:rsid w:val="002A47E9"/>
    <w:rsid w:val="002A521F"/>
    <w:rsid w:val="002A722E"/>
    <w:rsid w:val="002A736A"/>
    <w:rsid w:val="002A7649"/>
    <w:rsid w:val="002A76E7"/>
    <w:rsid w:val="002B0950"/>
    <w:rsid w:val="002B2CE2"/>
    <w:rsid w:val="002B3762"/>
    <w:rsid w:val="002B62ED"/>
    <w:rsid w:val="002B6ADC"/>
    <w:rsid w:val="002B72C1"/>
    <w:rsid w:val="002B735B"/>
    <w:rsid w:val="002B769B"/>
    <w:rsid w:val="002B7F17"/>
    <w:rsid w:val="002C0831"/>
    <w:rsid w:val="002C184B"/>
    <w:rsid w:val="002C3642"/>
    <w:rsid w:val="002C5BB4"/>
    <w:rsid w:val="002C70C9"/>
    <w:rsid w:val="002D0250"/>
    <w:rsid w:val="002D06A3"/>
    <w:rsid w:val="002D219A"/>
    <w:rsid w:val="002D474E"/>
    <w:rsid w:val="002D6B95"/>
    <w:rsid w:val="002E0DFD"/>
    <w:rsid w:val="002E185D"/>
    <w:rsid w:val="002E1DE5"/>
    <w:rsid w:val="002E24A0"/>
    <w:rsid w:val="002E3580"/>
    <w:rsid w:val="002E4226"/>
    <w:rsid w:val="002E4545"/>
    <w:rsid w:val="002E4735"/>
    <w:rsid w:val="002E4BB6"/>
    <w:rsid w:val="002E4C38"/>
    <w:rsid w:val="002E63E7"/>
    <w:rsid w:val="002E64EA"/>
    <w:rsid w:val="002E6CED"/>
    <w:rsid w:val="002E79B7"/>
    <w:rsid w:val="002E7DD1"/>
    <w:rsid w:val="002E7FAC"/>
    <w:rsid w:val="002F09F4"/>
    <w:rsid w:val="002F1616"/>
    <w:rsid w:val="002F1BFC"/>
    <w:rsid w:val="002F3801"/>
    <w:rsid w:val="002F3BCB"/>
    <w:rsid w:val="002F5116"/>
    <w:rsid w:val="002F58CF"/>
    <w:rsid w:val="002F5B98"/>
    <w:rsid w:val="002F7429"/>
    <w:rsid w:val="002F7B3B"/>
    <w:rsid w:val="002F7F10"/>
    <w:rsid w:val="003004CC"/>
    <w:rsid w:val="003016B2"/>
    <w:rsid w:val="00301898"/>
    <w:rsid w:val="00301927"/>
    <w:rsid w:val="00301A0E"/>
    <w:rsid w:val="00301C71"/>
    <w:rsid w:val="00302806"/>
    <w:rsid w:val="003032F1"/>
    <w:rsid w:val="00304094"/>
    <w:rsid w:val="00304C54"/>
    <w:rsid w:val="00305500"/>
    <w:rsid w:val="003075C2"/>
    <w:rsid w:val="003077B7"/>
    <w:rsid w:val="00307FEF"/>
    <w:rsid w:val="00310B4A"/>
    <w:rsid w:val="0031194C"/>
    <w:rsid w:val="0031263C"/>
    <w:rsid w:val="00315FE4"/>
    <w:rsid w:val="00316CF5"/>
    <w:rsid w:val="00320333"/>
    <w:rsid w:val="00320F64"/>
    <w:rsid w:val="0032106A"/>
    <w:rsid w:val="00321959"/>
    <w:rsid w:val="00326810"/>
    <w:rsid w:val="00331A8F"/>
    <w:rsid w:val="00332959"/>
    <w:rsid w:val="0033302F"/>
    <w:rsid w:val="003337E7"/>
    <w:rsid w:val="003340AD"/>
    <w:rsid w:val="003368B1"/>
    <w:rsid w:val="00336913"/>
    <w:rsid w:val="003401EA"/>
    <w:rsid w:val="003406EA"/>
    <w:rsid w:val="003408F6"/>
    <w:rsid w:val="00340C96"/>
    <w:rsid w:val="00342B6A"/>
    <w:rsid w:val="003446A8"/>
    <w:rsid w:val="00344B9A"/>
    <w:rsid w:val="00346745"/>
    <w:rsid w:val="00347E5F"/>
    <w:rsid w:val="00350EC8"/>
    <w:rsid w:val="003526F8"/>
    <w:rsid w:val="00352A7A"/>
    <w:rsid w:val="00353057"/>
    <w:rsid w:val="0035319B"/>
    <w:rsid w:val="00353DA2"/>
    <w:rsid w:val="00354756"/>
    <w:rsid w:val="00354A81"/>
    <w:rsid w:val="003604B4"/>
    <w:rsid w:val="0036125B"/>
    <w:rsid w:val="0036214B"/>
    <w:rsid w:val="00362D8F"/>
    <w:rsid w:val="00363557"/>
    <w:rsid w:val="003657C7"/>
    <w:rsid w:val="003664D5"/>
    <w:rsid w:val="00366A86"/>
    <w:rsid w:val="003703A4"/>
    <w:rsid w:val="00370952"/>
    <w:rsid w:val="003714B5"/>
    <w:rsid w:val="00371F7B"/>
    <w:rsid w:val="00372EA1"/>
    <w:rsid w:val="003732ED"/>
    <w:rsid w:val="00376328"/>
    <w:rsid w:val="003769B8"/>
    <w:rsid w:val="00380142"/>
    <w:rsid w:val="00380164"/>
    <w:rsid w:val="003817CB"/>
    <w:rsid w:val="00381990"/>
    <w:rsid w:val="00382BE7"/>
    <w:rsid w:val="00382F60"/>
    <w:rsid w:val="00383149"/>
    <w:rsid w:val="0038357C"/>
    <w:rsid w:val="00383D93"/>
    <w:rsid w:val="00383F7C"/>
    <w:rsid w:val="0038456E"/>
    <w:rsid w:val="00384FD0"/>
    <w:rsid w:val="003853EF"/>
    <w:rsid w:val="0038576C"/>
    <w:rsid w:val="003869A7"/>
    <w:rsid w:val="00386B86"/>
    <w:rsid w:val="00387ED7"/>
    <w:rsid w:val="00387F8F"/>
    <w:rsid w:val="00390A0F"/>
    <w:rsid w:val="00392E7D"/>
    <w:rsid w:val="003939FF"/>
    <w:rsid w:val="00395C21"/>
    <w:rsid w:val="00395E88"/>
    <w:rsid w:val="00397AFC"/>
    <w:rsid w:val="003A0501"/>
    <w:rsid w:val="003A0627"/>
    <w:rsid w:val="003A2D37"/>
    <w:rsid w:val="003A370C"/>
    <w:rsid w:val="003A5731"/>
    <w:rsid w:val="003A603A"/>
    <w:rsid w:val="003A6754"/>
    <w:rsid w:val="003A782A"/>
    <w:rsid w:val="003B04F6"/>
    <w:rsid w:val="003B25F1"/>
    <w:rsid w:val="003B3F0E"/>
    <w:rsid w:val="003B4A16"/>
    <w:rsid w:val="003B4DA6"/>
    <w:rsid w:val="003B4EE4"/>
    <w:rsid w:val="003B5B7C"/>
    <w:rsid w:val="003B66DE"/>
    <w:rsid w:val="003C0393"/>
    <w:rsid w:val="003C12BD"/>
    <w:rsid w:val="003C1DAB"/>
    <w:rsid w:val="003C2600"/>
    <w:rsid w:val="003C3304"/>
    <w:rsid w:val="003C3EEC"/>
    <w:rsid w:val="003C5125"/>
    <w:rsid w:val="003C518D"/>
    <w:rsid w:val="003C5F68"/>
    <w:rsid w:val="003C7B64"/>
    <w:rsid w:val="003D09FA"/>
    <w:rsid w:val="003D0AA7"/>
    <w:rsid w:val="003D1109"/>
    <w:rsid w:val="003D25A6"/>
    <w:rsid w:val="003D25DD"/>
    <w:rsid w:val="003D31DB"/>
    <w:rsid w:val="003D3C72"/>
    <w:rsid w:val="003D474E"/>
    <w:rsid w:val="003D55AA"/>
    <w:rsid w:val="003D5F85"/>
    <w:rsid w:val="003D72EC"/>
    <w:rsid w:val="003E0220"/>
    <w:rsid w:val="003E1712"/>
    <w:rsid w:val="003E26C8"/>
    <w:rsid w:val="003E2D08"/>
    <w:rsid w:val="003E38AD"/>
    <w:rsid w:val="003E66D1"/>
    <w:rsid w:val="003E73F3"/>
    <w:rsid w:val="003F17DB"/>
    <w:rsid w:val="003F4F43"/>
    <w:rsid w:val="003F598F"/>
    <w:rsid w:val="003F6059"/>
    <w:rsid w:val="003F638C"/>
    <w:rsid w:val="003F6486"/>
    <w:rsid w:val="003F7BEC"/>
    <w:rsid w:val="004007B9"/>
    <w:rsid w:val="00402A8C"/>
    <w:rsid w:val="00402DBD"/>
    <w:rsid w:val="004034D3"/>
    <w:rsid w:val="0040393A"/>
    <w:rsid w:val="0040395E"/>
    <w:rsid w:val="004061DD"/>
    <w:rsid w:val="00406C8F"/>
    <w:rsid w:val="004072D5"/>
    <w:rsid w:val="004101A9"/>
    <w:rsid w:val="00410EBA"/>
    <w:rsid w:val="0041251D"/>
    <w:rsid w:val="00412763"/>
    <w:rsid w:val="00412E33"/>
    <w:rsid w:val="004149A7"/>
    <w:rsid w:val="00415B42"/>
    <w:rsid w:val="00416E3D"/>
    <w:rsid w:val="00417A6D"/>
    <w:rsid w:val="00421862"/>
    <w:rsid w:val="00423988"/>
    <w:rsid w:val="00424085"/>
    <w:rsid w:val="004278A6"/>
    <w:rsid w:val="00430B49"/>
    <w:rsid w:val="00430FA7"/>
    <w:rsid w:val="00431289"/>
    <w:rsid w:val="00433093"/>
    <w:rsid w:val="00435668"/>
    <w:rsid w:val="00436B70"/>
    <w:rsid w:val="00440CD3"/>
    <w:rsid w:val="00441772"/>
    <w:rsid w:val="0044284A"/>
    <w:rsid w:val="00442EC2"/>
    <w:rsid w:val="00445050"/>
    <w:rsid w:val="00445FC1"/>
    <w:rsid w:val="004466CE"/>
    <w:rsid w:val="004479CA"/>
    <w:rsid w:val="00450768"/>
    <w:rsid w:val="00450BBD"/>
    <w:rsid w:val="00451C22"/>
    <w:rsid w:val="0045394F"/>
    <w:rsid w:val="00453975"/>
    <w:rsid w:val="00454184"/>
    <w:rsid w:val="00454CED"/>
    <w:rsid w:val="00456184"/>
    <w:rsid w:val="004565E3"/>
    <w:rsid w:val="00457D17"/>
    <w:rsid w:val="0046017D"/>
    <w:rsid w:val="00460AC9"/>
    <w:rsid w:val="00460CA2"/>
    <w:rsid w:val="00460E08"/>
    <w:rsid w:val="004620D6"/>
    <w:rsid w:val="00462B9E"/>
    <w:rsid w:val="0046391D"/>
    <w:rsid w:val="004640DC"/>
    <w:rsid w:val="00464700"/>
    <w:rsid w:val="00465BA8"/>
    <w:rsid w:val="00465D3F"/>
    <w:rsid w:val="00466C16"/>
    <w:rsid w:val="004708FB"/>
    <w:rsid w:val="004710A7"/>
    <w:rsid w:val="00471F06"/>
    <w:rsid w:val="0047218F"/>
    <w:rsid w:val="00472ADD"/>
    <w:rsid w:val="00472B73"/>
    <w:rsid w:val="00472FF4"/>
    <w:rsid w:val="004735C8"/>
    <w:rsid w:val="0047730A"/>
    <w:rsid w:val="004802E4"/>
    <w:rsid w:val="00480550"/>
    <w:rsid w:val="00482773"/>
    <w:rsid w:val="004833CD"/>
    <w:rsid w:val="00483FA1"/>
    <w:rsid w:val="00485DE8"/>
    <w:rsid w:val="00486558"/>
    <w:rsid w:val="00487628"/>
    <w:rsid w:val="00487D4D"/>
    <w:rsid w:val="0049068A"/>
    <w:rsid w:val="00490F0C"/>
    <w:rsid w:val="00491363"/>
    <w:rsid w:val="00492BA0"/>
    <w:rsid w:val="004933FA"/>
    <w:rsid w:val="0049458E"/>
    <w:rsid w:val="00494FB6"/>
    <w:rsid w:val="0049689C"/>
    <w:rsid w:val="004978BE"/>
    <w:rsid w:val="004A00A8"/>
    <w:rsid w:val="004A02C1"/>
    <w:rsid w:val="004A18E6"/>
    <w:rsid w:val="004A1C61"/>
    <w:rsid w:val="004A2450"/>
    <w:rsid w:val="004A2998"/>
    <w:rsid w:val="004A4666"/>
    <w:rsid w:val="004A56BA"/>
    <w:rsid w:val="004A70AF"/>
    <w:rsid w:val="004B0265"/>
    <w:rsid w:val="004B0B4F"/>
    <w:rsid w:val="004B101D"/>
    <w:rsid w:val="004B14F6"/>
    <w:rsid w:val="004B40F0"/>
    <w:rsid w:val="004B472E"/>
    <w:rsid w:val="004B4C2C"/>
    <w:rsid w:val="004B4D9F"/>
    <w:rsid w:val="004B5537"/>
    <w:rsid w:val="004B5B26"/>
    <w:rsid w:val="004B6247"/>
    <w:rsid w:val="004B637B"/>
    <w:rsid w:val="004B7239"/>
    <w:rsid w:val="004B7319"/>
    <w:rsid w:val="004B741B"/>
    <w:rsid w:val="004C1F01"/>
    <w:rsid w:val="004C24F6"/>
    <w:rsid w:val="004C737C"/>
    <w:rsid w:val="004D089A"/>
    <w:rsid w:val="004D3829"/>
    <w:rsid w:val="004D39F5"/>
    <w:rsid w:val="004D3E4A"/>
    <w:rsid w:val="004D46D1"/>
    <w:rsid w:val="004D6F12"/>
    <w:rsid w:val="004D7B28"/>
    <w:rsid w:val="004E0263"/>
    <w:rsid w:val="004E137B"/>
    <w:rsid w:val="004E1CCD"/>
    <w:rsid w:val="004E2619"/>
    <w:rsid w:val="004E36D5"/>
    <w:rsid w:val="004E39D5"/>
    <w:rsid w:val="004E48E8"/>
    <w:rsid w:val="004E567D"/>
    <w:rsid w:val="004E58D6"/>
    <w:rsid w:val="004E633A"/>
    <w:rsid w:val="004E73B6"/>
    <w:rsid w:val="004E74BA"/>
    <w:rsid w:val="004E7971"/>
    <w:rsid w:val="004E7C0E"/>
    <w:rsid w:val="004F1F88"/>
    <w:rsid w:val="004F30EE"/>
    <w:rsid w:val="004F5DD4"/>
    <w:rsid w:val="004F7620"/>
    <w:rsid w:val="0050108C"/>
    <w:rsid w:val="00501C02"/>
    <w:rsid w:val="00501D14"/>
    <w:rsid w:val="00503D52"/>
    <w:rsid w:val="005042C1"/>
    <w:rsid w:val="005044FD"/>
    <w:rsid w:val="00505222"/>
    <w:rsid w:val="00505717"/>
    <w:rsid w:val="00505FC7"/>
    <w:rsid w:val="00506D2C"/>
    <w:rsid w:val="005072DB"/>
    <w:rsid w:val="00507F9A"/>
    <w:rsid w:val="00510392"/>
    <w:rsid w:val="005111CB"/>
    <w:rsid w:val="0051174C"/>
    <w:rsid w:val="00511894"/>
    <w:rsid w:val="00511FCA"/>
    <w:rsid w:val="00512C3C"/>
    <w:rsid w:val="005130BF"/>
    <w:rsid w:val="0051350E"/>
    <w:rsid w:val="00513CC5"/>
    <w:rsid w:val="0051662D"/>
    <w:rsid w:val="005204CA"/>
    <w:rsid w:val="005204EC"/>
    <w:rsid w:val="0052185A"/>
    <w:rsid w:val="00522FC5"/>
    <w:rsid w:val="005243D9"/>
    <w:rsid w:val="00524500"/>
    <w:rsid w:val="00524837"/>
    <w:rsid w:val="00525813"/>
    <w:rsid w:val="005278FC"/>
    <w:rsid w:val="00530C05"/>
    <w:rsid w:val="00533220"/>
    <w:rsid w:val="0053498C"/>
    <w:rsid w:val="0053565A"/>
    <w:rsid w:val="00536299"/>
    <w:rsid w:val="005367FD"/>
    <w:rsid w:val="0054079F"/>
    <w:rsid w:val="00540AA3"/>
    <w:rsid w:val="00542322"/>
    <w:rsid w:val="0054244D"/>
    <w:rsid w:val="0054396A"/>
    <w:rsid w:val="00543E1B"/>
    <w:rsid w:val="00545869"/>
    <w:rsid w:val="00546BBD"/>
    <w:rsid w:val="005476FC"/>
    <w:rsid w:val="00550969"/>
    <w:rsid w:val="00551B59"/>
    <w:rsid w:val="00553A30"/>
    <w:rsid w:val="00555114"/>
    <w:rsid w:val="00555BFB"/>
    <w:rsid w:val="00555CC6"/>
    <w:rsid w:val="00557612"/>
    <w:rsid w:val="00560634"/>
    <w:rsid w:val="0056116B"/>
    <w:rsid w:val="0056170E"/>
    <w:rsid w:val="005646E0"/>
    <w:rsid w:val="00564D6B"/>
    <w:rsid w:val="00566570"/>
    <w:rsid w:val="0056680D"/>
    <w:rsid w:val="005670E3"/>
    <w:rsid w:val="005671E0"/>
    <w:rsid w:val="00567DC8"/>
    <w:rsid w:val="0057002A"/>
    <w:rsid w:val="00570DC5"/>
    <w:rsid w:val="00571E01"/>
    <w:rsid w:val="00573936"/>
    <w:rsid w:val="00573DB5"/>
    <w:rsid w:val="005746DC"/>
    <w:rsid w:val="005763D8"/>
    <w:rsid w:val="0057649C"/>
    <w:rsid w:val="0057680A"/>
    <w:rsid w:val="005803B9"/>
    <w:rsid w:val="005803C4"/>
    <w:rsid w:val="0058070C"/>
    <w:rsid w:val="005817FF"/>
    <w:rsid w:val="00581C86"/>
    <w:rsid w:val="00581DBE"/>
    <w:rsid w:val="00583DDF"/>
    <w:rsid w:val="0058497B"/>
    <w:rsid w:val="005856F0"/>
    <w:rsid w:val="0058647C"/>
    <w:rsid w:val="00586A12"/>
    <w:rsid w:val="00586EAF"/>
    <w:rsid w:val="005907C6"/>
    <w:rsid w:val="00591F3A"/>
    <w:rsid w:val="00592208"/>
    <w:rsid w:val="005931DA"/>
    <w:rsid w:val="00593321"/>
    <w:rsid w:val="00593658"/>
    <w:rsid w:val="00593ADC"/>
    <w:rsid w:val="00593E95"/>
    <w:rsid w:val="0059419B"/>
    <w:rsid w:val="0059456F"/>
    <w:rsid w:val="005945F4"/>
    <w:rsid w:val="005949BA"/>
    <w:rsid w:val="00595E35"/>
    <w:rsid w:val="005A0724"/>
    <w:rsid w:val="005A0D5A"/>
    <w:rsid w:val="005A1603"/>
    <w:rsid w:val="005A1882"/>
    <w:rsid w:val="005A2BFE"/>
    <w:rsid w:val="005A3FDC"/>
    <w:rsid w:val="005A4582"/>
    <w:rsid w:val="005A50A0"/>
    <w:rsid w:val="005A7B8D"/>
    <w:rsid w:val="005B0959"/>
    <w:rsid w:val="005B0F3D"/>
    <w:rsid w:val="005B133A"/>
    <w:rsid w:val="005B16BD"/>
    <w:rsid w:val="005B25A0"/>
    <w:rsid w:val="005B2DA3"/>
    <w:rsid w:val="005B30CC"/>
    <w:rsid w:val="005B512E"/>
    <w:rsid w:val="005B5215"/>
    <w:rsid w:val="005B6E49"/>
    <w:rsid w:val="005C2781"/>
    <w:rsid w:val="005C34C2"/>
    <w:rsid w:val="005C3AFC"/>
    <w:rsid w:val="005C3C71"/>
    <w:rsid w:val="005C5C1D"/>
    <w:rsid w:val="005D0771"/>
    <w:rsid w:val="005D080F"/>
    <w:rsid w:val="005D0991"/>
    <w:rsid w:val="005D1229"/>
    <w:rsid w:val="005D2D74"/>
    <w:rsid w:val="005D3757"/>
    <w:rsid w:val="005D3C24"/>
    <w:rsid w:val="005D4095"/>
    <w:rsid w:val="005D4398"/>
    <w:rsid w:val="005D43D0"/>
    <w:rsid w:val="005D5D4B"/>
    <w:rsid w:val="005D674F"/>
    <w:rsid w:val="005D719C"/>
    <w:rsid w:val="005D7297"/>
    <w:rsid w:val="005D752B"/>
    <w:rsid w:val="005D790C"/>
    <w:rsid w:val="005E0A99"/>
    <w:rsid w:val="005E0FD1"/>
    <w:rsid w:val="005E3C74"/>
    <w:rsid w:val="005E4488"/>
    <w:rsid w:val="005E6D2F"/>
    <w:rsid w:val="005E789D"/>
    <w:rsid w:val="005F0489"/>
    <w:rsid w:val="005F04C3"/>
    <w:rsid w:val="005F05F4"/>
    <w:rsid w:val="005F1D5B"/>
    <w:rsid w:val="005F217D"/>
    <w:rsid w:val="005F469D"/>
    <w:rsid w:val="005F4A32"/>
    <w:rsid w:val="005F5D2F"/>
    <w:rsid w:val="005F5E23"/>
    <w:rsid w:val="005F641B"/>
    <w:rsid w:val="00600372"/>
    <w:rsid w:val="00600464"/>
    <w:rsid w:val="0060097F"/>
    <w:rsid w:val="006016FF"/>
    <w:rsid w:val="006020DE"/>
    <w:rsid w:val="00605DB9"/>
    <w:rsid w:val="006066A0"/>
    <w:rsid w:val="00606B33"/>
    <w:rsid w:val="00606D99"/>
    <w:rsid w:val="00606FE1"/>
    <w:rsid w:val="00607F4D"/>
    <w:rsid w:val="0061361F"/>
    <w:rsid w:val="00614779"/>
    <w:rsid w:val="006149AE"/>
    <w:rsid w:val="006162EF"/>
    <w:rsid w:val="00617CA7"/>
    <w:rsid w:val="00620293"/>
    <w:rsid w:val="00620487"/>
    <w:rsid w:val="006204B1"/>
    <w:rsid w:val="006207ED"/>
    <w:rsid w:val="00622BF0"/>
    <w:rsid w:val="00623944"/>
    <w:rsid w:val="00624495"/>
    <w:rsid w:val="00625EF2"/>
    <w:rsid w:val="00631E03"/>
    <w:rsid w:val="00632A93"/>
    <w:rsid w:val="006331A4"/>
    <w:rsid w:val="00634A8C"/>
    <w:rsid w:val="00634BEE"/>
    <w:rsid w:val="00634C35"/>
    <w:rsid w:val="00636651"/>
    <w:rsid w:val="00637164"/>
    <w:rsid w:val="006400FE"/>
    <w:rsid w:val="00640F88"/>
    <w:rsid w:val="00642ECB"/>
    <w:rsid w:val="006456D7"/>
    <w:rsid w:val="00646449"/>
    <w:rsid w:val="006465BC"/>
    <w:rsid w:val="006476B4"/>
    <w:rsid w:val="006479F8"/>
    <w:rsid w:val="006505B2"/>
    <w:rsid w:val="00651F40"/>
    <w:rsid w:val="0065256D"/>
    <w:rsid w:val="00653511"/>
    <w:rsid w:val="00653E3A"/>
    <w:rsid w:val="00654591"/>
    <w:rsid w:val="00654D9D"/>
    <w:rsid w:val="00656CFA"/>
    <w:rsid w:val="00657EF7"/>
    <w:rsid w:val="00657F48"/>
    <w:rsid w:val="0066041A"/>
    <w:rsid w:val="0066061F"/>
    <w:rsid w:val="0066171B"/>
    <w:rsid w:val="00661837"/>
    <w:rsid w:val="006627DA"/>
    <w:rsid w:val="00664A00"/>
    <w:rsid w:val="00665F36"/>
    <w:rsid w:val="00666D36"/>
    <w:rsid w:val="006670D5"/>
    <w:rsid w:val="006672DF"/>
    <w:rsid w:val="00667CD0"/>
    <w:rsid w:val="006715A8"/>
    <w:rsid w:val="00671D5C"/>
    <w:rsid w:val="006720C5"/>
    <w:rsid w:val="006769FE"/>
    <w:rsid w:val="00677CA4"/>
    <w:rsid w:val="00680196"/>
    <w:rsid w:val="006801B7"/>
    <w:rsid w:val="006804AF"/>
    <w:rsid w:val="00680916"/>
    <w:rsid w:val="0068091F"/>
    <w:rsid w:val="00680E58"/>
    <w:rsid w:val="00681786"/>
    <w:rsid w:val="00682650"/>
    <w:rsid w:val="00682EAD"/>
    <w:rsid w:val="00683809"/>
    <w:rsid w:val="006845A7"/>
    <w:rsid w:val="00686857"/>
    <w:rsid w:val="00687BCB"/>
    <w:rsid w:val="0069114A"/>
    <w:rsid w:val="006978CE"/>
    <w:rsid w:val="00697914"/>
    <w:rsid w:val="006A0403"/>
    <w:rsid w:val="006A19C4"/>
    <w:rsid w:val="006A2F8F"/>
    <w:rsid w:val="006A360A"/>
    <w:rsid w:val="006A3782"/>
    <w:rsid w:val="006A77FE"/>
    <w:rsid w:val="006A78BC"/>
    <w:rsid w:val="006A7D54"/>
    <w:rsid w:val="006A7E89"/>
    <w:rsid w:val="006B2268"/>
    <w:rsid w:val="006B35B1"/>
    <w:rsid w:val="006B3B84"/>
    <w:rsid w:val="006B5E07"/>
    <w:rsid w:val="006B6072"/>
    <w:rsid w:val="006B7245"/>
    <w:rsid w:val="006B76A5"/>
    <w:rsid w:val="006C01B3"/>
    <w:rsid w:val="006C1229"/>
    <w:rsid w:val="006C14F1"/>
    <w:rsid w:val="006C2F79"/>
    <w:rsid w:val="006C3FEE"/>
    <w:rsid w:val="006C4712"/>
    <w:rsid w:val="006C4B6A"/>
    <w:rsid w:val="006C4D30"/>
    <w:rsid w:val="006C5DA1"/>
    <w:rsid w:val="006C5E66"/>
    <w:rsid w:val="006C62AA"/>
    <w:rsid w:val="006C6A7A"/>
    <w:rsid w:val="006C6C99"/>
    <w:rsid w:val="006C7425"/>
    <w:rsid w:val="006D0297"/>
    <w:rsid w:val="006D0A84"/>
    <w:rsid w:val="006D0C41"/>
    <w:rsid w:val="006D0EA0"/>
    <w:rsid w:val="006D1460"/>
    <w:rsid w:val="006D38B0"/>
    <w:rsid w:val="006D4659"/>
    <w:rsid w:val="006D5DDD"/>
    <w:rsid w:val="006D615A"/>
    <w:rsid w:val="006D7C9B"/>
    <w:rsid w:val="006E0417"/>
    <w:rsid w:val="006E124B"/>
    <w:rsid w:val="006E1F71"/>
    <w:rsid w:val="006E2FBB"/>
    <w:rsid w:val="006E4492"/>
    <w:rsid w:val="006E5DA4"/>
    <w:rsid w:val="006E71F7"/>
    <w:rsid w:val="006E7BA7"/>
    <w:rsid w:val="006F0F6A"/>
    <w:rsid w:val="006F2187"/>
    <w:rsid w:val="006F31C8"/>
    <w:rsid w:val="006F432A"/>
    <w:rsid w:val="006F466B"/>
    <w:rsid w:val="006F494C"/>
    <w:rsid w:val="006F54EA"/>
    <w:rsid w:val="006F573A"/>
    <w:rsid w:val="006F6AAC"/>
    <w:rsid w:val="006F72FF"/>
    <w:rsid w:val="006F7FA0"/>
    <w:rsid w:val="0070062E"/>
    <w:rsid w:val="00700E81"/>
    <w:rsid w:val="00700F1E"/>
    <w:rsid w:val="00700FCD"/>
    <w:rsid w:val="00701D2D"/>
    <w:rsid w:val="00702A7F"/>
    <w:rsid w:val="00702FF0"/>
    <w:rsid w:val="007041CC"/>
    <w:rsid w:val="00704BF2"/>
    <w:rsid w:val="0070632C"/>
    <w:rsid w:val="00706A76"/>
    <w:rsid w:val="00707358"/>
    <w:rsid w:val="0070794F"/>
    <w:rsid w:val="007125E5"/>
    <w:rsid w:val="007131C4"/>
    <w:rsid w:val="00714026"/>
    <w:rsid w:val="00714348"/>
    <w:rsid w:val="00714731"/>
    <w:rsid w:val="0071661A"/>
    <w:rsid w:val="00717600"/>
    <w:rsid w:val="00717D2D"/>
    <w:rsid w:val="00720F2A"/>
    <w:rsid w:val="00721F3A"/>
    <w:rsid w:val="00722B1E"/>
    <w:rsid w:val="00725F54"/>
    <w:rsid w:val="007316EC"/>
    <w:rsid w:val="00731D1D"/>
    <w:rsid w:val="00731E79"/>
    <w:rsid w:val="007326FD"/>
    <w:rsid w:val="00733231"/>
    <w:rsid w:val="00733489"/>
    <w:rsid w:val="00733798"/>
    <w:rsid w:val="00733C8F"/>
    <w:rsid w:val="00734A43"/>
    <w:rsid w:val="00736DBD"/>
    <w:rsid w:val="00737C0D"/>
    <w:rsid w:val="007403E0"/>
    <w:rsid w:val="0074105E"/>
    <w:rsid w:val="0074167D"/>
    <w:rsid w:val="0074204D"/>
    <w:rsid w:val="00744F39"/>
    <w:rsid w:val="00744FC5"/>
    <w:rsid w:val="0074577C"/>
    <w:rsid w:val="00745C43"/>
    <w:rsid w:val="00747E62"/>
    <w:rsid w:val="0075053D"/>
    <w:rsid w:val="007508D6"/>
    <w:rsid w:val="007519A1"/>
    <w:rsid w:val="007538F1"/>
    <w:rsid w:val="00754CF1"/>
    <w:rsid w:val="00754E01"/>
    <w:rsid w:val="0075521E"/>
    <w:rsid w:val="007559A2"/>
    <w:rsid w:val="0075766E"/>
    <w:rsid w:val="0075796F"/>
    <w:rsid w:val="007608A8"/>
    <w:rsid w:val="007608E5"/>
    <w:rsid w:val="0076251C"/>
    <w:rsid w:val="00762CF2"/>
    <w:rsid w:val="00762F41"/>
    <w:rsid w:val="00763C0B"/>
    <w:rsid w:val="00764A06"/>
    <w:rsid w:val="00764AB8"/>
    <w:rsid w:val="00765484"/>
    <w:rsid w:val="007664F8"/>
    <w:rsid w:val="007711B4"/>
    <w:rsid w:val="00771B07"/>
    <w:rsid w:val="00771B3E"/>
    <w:rsid w:val="007731C7"/>
    <w:rsid w:val="007738B6"/>
    <w:rsid w:val="007748B2"/>
    <w:rsid w:val="00775CF4"/>
    <w:rsid w:val="0077719B"/>
    <w:rsid w:val="0078060E"/>
    <w:rsid w:val="00781594"/>
    <w:rsid w:val="00782174"/>
    <w:rsid w:val="007828F2"/>
    <w:rsid w:val="00782FFF"/>
    <w:rsid w:val="007830A5"/>
    <w:rsid w:val="00783359"/>
    <w:rsid w:val="007835A9"/>
    <w:rsid w:val="00784055"/>
    <w:rsid w:val="00785912"/>
    <w:rsid w:val="00785BC6"/>
    <w:rsid w:val="007867C0"/>
    <w:rsid w:val="00787B3F"/>
    <w:rsid w:val="00790D6A"/>
    <w:rsid w:val="00791495"/>
    <w:rsid w:val="00792B1F"/>
    <w:rsid w:val="00793C98"/>
    <w:rsid w:val="00794F90"/>
    <w:rsid w:val="007955EF"/>
    <w:rsid w:val="007A0513"/>
    <w:rsid w:val="007A1B92"/>
    <w:rsid w:val="007A4E39"/>
    <w:rsid w:val="007A58CA"/>
    <w:rsid w:val="007A5F82"/>
    <w:rsid w:val="007A7894"/>
    <w:rsid w:val="007B09FB"/>
    <w:rsid w:val="007B0B05"/>
    <w:rsid w:val="007B0E2A"/>
    <w:rsid w:val="007B120A"/>
    <w:rsid w:val="007B371C"/>
    <w:rsid w:val="007B5795"/>
    <w:rsid w:val="007B6D17"/>
    <w:rsid w:val="007C12BC"/>
    <w:rsid w:val="007C32B2"/>
    <w:rsid w:val="007C4396"/>
    <w:rsid w:val="007C46ED"/>
    <w:rsid w:val="007C4777"/>
    <w:rsid w:val="007C7D10"/>
    <w:rsid w:val="007D19E6"/>
    <w:rsid w:val="007D1C54"/>
    <w:rsid w:val="007D3C92"/>
    <w:rsid w:val="007D4131"/>
    <w:rsid w:val="007D431E"/>
    <w:rsid w:val="007D618B"/>
    <w:rsid w:val="007D6675"/>
    <w:rsid w:val="007D678F"/>
    <w:rsid w:val="007D78A4"/>
    <w:rsid w:val="007E014A"/>
    <w:rsid w:val="007E196A"/>
    <w:rsid w:val="007E1BD9"/>
    <w:rsid w:val="007E1E20"/>
    <w:rsid w:val="007E286F"/>
    <w:rsid w:val="007E3FD5"/>
    <w:rsid w:val="007E4294"/>
    <w:rsid w:val="007E5477"/>
    <w:rsid w:val="007E67FD"/>
    <w:rsid w:val="007E6C01"/>
    <w:rsid w:val="007F045F"/>
    <w:rsid w:val="007F1923"/>
    <w:rsid w:val="007F208A"/>
    <w:rsid w:val="007F3AB7"/>
    <w:rsid w:val="007F437D"/>
    <w:rsid w:val="007F4EE5"/>
    <w:rsid w:val="007F5B91"/>
    <w:rsid w:val="007F6177"/>
    <w:rsid w:val="007F6D61"/>
    <w:rsid w:val="008001D3"/>
    <w:rsid w:val="00801C28"/>
    <w:rsid w:val="0080363F"/>
    <w:rsid w:val="00805858"/>
    <w:rsid w:val="00805AE0"/>
    <w:rsid w:val="008063D3"/>
    <w:rsid w:val="00806828"/>
    <w:rsid w:val="00806A28"/>
    <w:rsid w:val="00807AD8"/>
    <w:rsid w:val="008108D2"/>
    <w:rsid w:val="00810BF1"/>
    <w:rsid w:val="00811204"/>
    <w:rsid w:val="0081161E"/>
    <w:rsid w:val="008117FA"/>
    <w:rsid w:val="00813D70"/>
    <w:rsid w:val="00813DB9"/>
    <w:rsid w:val="0081479C"/>
    <w:rsid w:val="008155FC"/>
    <w:rsid w:val="00815D55"/>
    <w:rsid w:val="00815E4F"/>
    <w:rsid w:val="00816AEC"/>
    <w:rsid w:val="00821D14"/>
    <w:rsid w:val="00821FE0"/>
    <w:rsid w:val="00822817"/>
    <w:rsid w:val="008237D1"/>
    <w:rsid w:val="0082452B"/>
    <w:rsid w:val="00824D11"/>
    <w:rsid w:val="00824D59"/>
    <w:rsid w:val="00824DA9"/>
    <w:rsid w:val="00824E40"/>
    <w:rsid w:val="00824F60"/>
    <w:rsid w:val="00825C00"/>
    <w:rsid w:val="00826648"/>
    <w:rsid w:val="0082695C"/>
    <w:rsid w:val="00827E2C"/>
    <w:rsid w:val="00827F62"/>
    <w:rsid w:val="00830A6A"/>
    <w:rsid w:val="00830BD4"/>
    <w:rsid w:val="00832267"/>
    <w:rsid w:val="008323EB"/>
    <w:rsid w:val="0083382F"/>
    <w:rsid w:val="00833D64"/>
    <w:rsid w:val="008352A8"/>
    <w:rsid w:val="00835B92"/>
    <w:rsid w:val="008366FB"/>
    <w:rsid w:val="0083718A"/>
    <w:rsid w:val="008375E1"/>
    <w:rsid w:val="0084086A"/>
    <w:rsid w:val="008422B2"/>
    <w:rsid w:val="00843CCD"/>
    <w:rsid w:val="00844617"/>
    <w:rsid w:val="00844F1E"/>
    <w:rsid w:val="00844F3B"/>
    <w:rsid w:val="00845A28"/>
    <w:rsid w:val="00845C35"/>
    <w:rsid w:val="008473AF"/>
    <w:rsid w:val="008500AD"/>
    <w:rsid w:val="00850BAC"/>
    <w:rsid w:val="00853C84"/>
    <w:rsid w:val="008546C9"/>
    <w:rsid w:val="00855640"/>
    <w:rsid w:val="00856E37"/>
    <w:rsid w:val="00856F94"/>
    <w:rsid w:val="00857491"/>
    <w:rsid w:val="008601B9"/>
    <w:rsid w:val="008610AB"/>
    <w:rsid w:val="00861EA8"/>
    <w:rsid w:val="00861F95"/>
    <w:rsid w:val="00862FD8"/>
    <w:rsid w:val="00863936"/>
    <w:rsid w:val="00864420"/>
    <w:rsid w:val="008655E8"/>
    <w:rsid w:val="0086666D"/>
    <w:rsid w:val="00867BDA"/>
    <w:rsid w:val="00867C70"/>
    <w:rsid w:val="00870CBD"/>
    <w:rsid w:val="008740FD"/>
    <w:rsid w:val="00874A0D"/>
    <w:rsid w:val="00874AC2"/>
    <w:rsid w:val="0087546C"/>
    <w:rsid w:val="008757CF"/>
    <w:rsid w:val="00876C0F"/>
    <w:rsid w:val="008770F7"/>
    <w:rsid w:val="00877F5C"/>
    <w:rsid w:val="00880866"/>
    <w:rsid w:val="00881F8C"/>
    <w:rsid w:val="0088216A"/>
    <w:rsid w:val="00882FB0"/>
    <w:rsid w:val="00884678"/>
    <w:rsid w:val="0088604E"/>
    <w:rsid w:val="008874F3"/>
    <w:rsid w:val="00887541"/>
    <w:rsid w:val="00890E40"/>
    <w:rsid w:val="0089203A"/>
    <w:rsid w:val="00892A2A"/>
    <w:rsid w:val="00892CB0"/>
    <w:rsid w:val="00892F58"/>
    <w:rsid w:val="00894171"/>
    <w:rsid w:val="00894554"/>
    <w:rsid w:val="00896E33"/>
    <w:rsid w:val="00896E93"/>
    <w:rsid w:val="008977D9"/>
    <w:rsid w:val="008A15DE"/>
    <w:rsid w:val="008A18E1"/>
    <w:rsid w:val="008A1BC1"/>
    <w:rsid w:val="008A21BF"/>
    <w:rsid w:val="008A24B9"/>
    <w:rsid w:val="008A2BD8"/>
    <w:rsid w:val="008A46CD"/>
    <w:rsid w:val="008A6EFA"/>
    <w:rsid w:val="008A7673"/>
    <w:rsid w:val="008B01BF"/>
    <w:rsid w:val="008B2A97"/>
    <w:rsid w:val="008B386F"/>
    <w:rsid w:val="008B4D1A"/>
    <w:rsid w:val="008B4DEA"/>
    <w:rsid w:val="008B7926"/>
    <w:rsid w:val="008C0536"/>
    <w:rsid w:val="008C065D"/>
    <w:rsid w:val="008C0DAA"/>
    <w:rsid w:val="008C16D0"/>
    <w:rsid w:val="008C3167"/>
    <w:rsid w:val="008C379D"/>
    <w:rsid w:val="008C5373"/>
    <w:rsid w:val="008C664E"/>
    <w:rsid w:val="008C7932"/>
    <w:rsid w:val="008D0B26"/>
    <w:rsid w:val="008D3A2A"/>
    <w:rsid w:val="008D3BF1"/>
    <w:rsid w:val="008D3EAF"/>
    <w:rsid w:val="008D4001"/>
    <w:rsid w:val="008D4034"/>
    <w:rsid w:val="008D4D3C"/>
    <w:rsid w:val="008D516A"/>
    <w:rsid w:val="008D554A"/>
    <w:rsid w:val="008E072F"/>
    <w:rsid w:val="008E0946"/>
    <w:rsid w:val="008E18A5"/>
    <w:rsid w:val="008E25E4"/>
    <w:rsid w:val="008E2771"/>
    <w:rsid w:val="008E3164"/>
    <w:rsid w:val="008E456B"/>
    <w:rsid w:val="008E4746"/>
    <w:rsid w:val="008E588A"/>
    <w:rsid w:val="008E596A"/>
    <w:rsid w:val="008E5BDD"/>
    <w:rsid w:val="008E607A"/>
    <w:rsid w:val="008E7722"/>
    <w:rsid w:val="008F0024"/>
    <w:rsid w:val="008F22C2"/>
    <w:rsid w:val="008F2970"/>
    <w:rsid w:val="008F3B81"/>
    <w:rsid w:val="008F43DA"/>
    <w:rsid w:val="008F4A10"/>
    <w:rsid w:val="009008ED"/>
    <w:rsid w:val="00900BBA"/>
    <w:rsid w:val="00902F50"/>
    <w:rsid w:val="00904814"/>
    <w:rsid w:val="00905576"/>
    <w:rsid w:val="00905A39"/>
    <w:rsid w:val="0090606A"/>
    <w:rsid w:val="00906C81"/>
    <w:rsid w:val="00907B94"/>
    <w:rsid w:val="00907E29"/>
    <w:rsid w:val="009109C4"/>
    <w:rsid w:val="00912730"/>
    <w:rsid w:val="00913FE3"/>
    <w:rsid w:val="009156A5"/>
    <w:rsid w:val="0091683C"/>
    <w:rsid w:val="009176CC"/>
    <w:rsid w:val="009201DC"/>
    <w:rsid w:val="009204BD"/>
    <w:rsid w:val="00921639"/>
    <w:rsid w:val="00923C59"/>
    <w:rsid w:val="0092593A"/>
    <w:rsid w:val="00925DA2"/>
    <w:rsid w:val="00925F74"/>
    <w:rsid w:val="00926424"/>
    <w:rsid w:val="009267D2"/>
    <w:rsid w:val="00927A59"/>
    <w:rsid w:val="00927E19"/>
    <w:rsid w:val="0093034A"/>
    <w:rsid w:val="00931E44"/>
    <w:rsid w:val="00932E24"/>
    <w:rsid w:val="00933749"/>
    <w:rsid w:val="00933B27"/>
    <w:rsid w:val="00934296"/>
    <w:rsid w:val="009345CD"/>
    <w:rsid w:val="00934F80"/>
    <w:rsid w:val="0093790D"/>
    <w:rsid w:val="00940448"/>
    <w:rsid w:val="00940501"/>
    <w:rsid w:val="009406F6"/>
    <w:rsid w:val="009415EB"/>
    <w:rsid w:val="00942C0B"/>
    <w:rsid w:val="009449A4"/>
    <w:rsid w:val="00944E07"/>
    <w:rsid w:val="00945D55"/>
    <w:rsid w:val="00946E62"/>
    <w:rsid w:val="00950322"/>
    <w:rsid w:val="00950490"/>
    <w:rsid w:val="0095350C"/>
    <w:rsid w:val="009539E2"/>
    <w:rsid w:val="009546A2"/>
    <w:rsid w:val="00954773"/>
    <w:rsid w:val="00954FAC"/>
    <w:rsid w:val="00955612"/>
    <w:rsid w:val="0095614F"/>
    <w:rsid w:val="009565F2"/>
    <w:rsid w:val="009577F2"/>
    <w:rsid w:val="00957B1A"/>
    <w:rsid w:val="0096189B"/>
    <w:rsid w:val="0096340B"/>
    <w:rsid w:val="00965D9A"/>
    <w:rsid w:val="00965DCF"/>
    <w:rsid w:val="00967112"/>
    <w:rsid w:val="00967B97"/>
    <w:rsid w:val="00971082"/>
    <w:rsid w:val="00972185"/>
    <w:rsid w:val="00972468"/>
    <w:rsid w:val="009724A5"/>
    <w:rsid w:val="0097298D"/>
    <w:rsid w:val="00972D4A"/>
    <w:rsid w:val="00973A68"/>
    <w:rsid w:val="00974DE9"/>
    <w:rsid w:val="009753D3"/>
    <w:rsid w:val="00977555"/>
    <w:rsid w:val="0097758B"/>
    <w:rsid w:val="0097765C"/>
    <w:rsid w:val="00982DB8"/>
    <w:rsid w:val="00984531"/>
    <w:rsid w:val="00985418"/>
    <w:rsid w:val="00986C87"/>
    <w:rsid w:val="00986E87"/>
    <w:rsid w:val="00986FCE"/>
    <w:rsid w:val="009903C6"/>
    <w:rsid w:val="009904E3"/>
    <w:rsid w:val="009911C5"/>
    <w:rsid w:val="009921AE"/>
    <w:rsid w:val="009925DA"/>
    <w:rsid w:val="00993ED2"/>
    <w:rsid w:val="00994CD1"/>
    <w:rsid w:val="00995034"/>
    <w:rsid w:val="00995DC6"/>
    <w:rsid w:val="00997971"/>
    <w:rsid w:val="00997B3E"/>
    <w:rsid w:val="009A25E9"/>
    <w:rsid w:val="009A5AE7"/>
    <w:rsid w:val="009A732B"/>
    <w:rsid w:val="009A7650"/>
    <w:rsid w:val="009A77F7"/>
    <w:rsid w:val="009B14F3"/>
    <w:rsid w:val="009B1E48"/>
    <w:rsid w:val="009B3C57"/>
    <w:rsid w:val="009B502B"/>
    <w:rsid w:val="009B5A69"/>
    <w:rsid w:val="009B72B6"/>
    <w:rsid w:val="009B754A"/>
    <w:rsid w:val="009C13CF"/>
    <w:rsid w:val="009C14E1"/>
    <w:rsid w:val="009C3F8D"/>
    <w:rsid w:val="009C5AA5"/>
    <w:rsid w:val="009D0608"/>
    <w:rsid w:val="009D1A7C"/>
    <w:rsid w:val="009D1B5E"/>
    <w:rsid w:val="009D2149"/>
    <w:rsid w:val="009D288D"/>
    <w:rsid w:val="009D2A2A"/>
    <w:rsid w:val="009D2F4B"/>
    <w:rsid w:val="009D3758"/>
    <w:rsid w:val="009D3B69"/>
    <w:rsid w:val="009D5490"/>
    <w:rsid w:val="009D594D"/>
    <w:rsid w:val="009D5B1E"/>
    <w:rsid w:val="009D6E37"/>
    <w:rsid w:val="009E0030"/>
    <w:rsid w:val="009E0785"/>
    <w:rsid w:val="009E3293"/>
    <w:rsid w:val="009E42C9"/>
    <w:rsid w:val="009E5DC0"/>
    <w:rsid w:val="009E76BC"/>
    <w:rsid w:val="009E76CD"/>
    <w:rsid w:val="009E7C1B"/>
    <w:rsid w:val="009E7F14"/>
    <w:rsid w:val="009F124E"/>
    <w:rsid w:val="009F12C4"/>
    <w:rsid w:val="009F1347"/>
    <w:rsid w:val="009F197F"/>
    <w:rsid w:val="009F1C4B"/>
    <w:rsid w:val="009F2341"/>
    <w:rsid w:val="009F2E4A"/>
    <w:rsid w:val="009F4E95"/>
    <w:rsid w:val="009F4F81"/>
    <w:rsid w:val="009F54B2"/>
    <w:rsid w:val="009F7C18"/>
    <w:rsid w:val="00A0083A"/>
    <w:rsid w:val="00A015B5"/>
    <w:rsid w:val="00A01A10"/>
    <w:rsid w:val="00A02919"/>
    <w:rsid w:val="00A04C85"/>
    <w:rsid w:val="00A05544"/>
    <w:rsid w:val="00A06154"/>
    <w:rsid w:val="00A06E87"/>
    <w:rsid w:val="00A07683"/>
    <w:rsid w:val="00A101C3"/>
    <w:rsid w:val="00A10B11"/>
    <w:rsid w:val="00A1105A"/>
    <w:rsid w:val="00A11670"/>
    <w:rsid w:val="00A11FF5"/>
    <w:rsid w:val="00A12213"/>
    <w:rsid w:val="00A12D57"/>
    <w:rsid w:val="00A12F2E"/>
    <w:rsid w:val="00A13371"/>
    <w:rsid w:val="00A141DA"/>
    <w:rsid w:val="00A1633E"/>
    <w:rsid w:val="00A17E47"/>
    <w:rsid w:val="00A200B0"/>
    <w:rsid w:val="00A20106"/>
    <w:rsid w:val="00A20144"/>
    <w:rsid w:val="00A20C8D"/>
    <w:rsid w:val="00A2171A"/>
    <w:rsid w:val="00A2242A"/>
    <w:rsid w:val="00A226E4"/>
    <w:rsid w:val="00A22B3A"/>
    <w:rsid w:val="00A22F2F"/>
    <w:rsid w:val="00A23314"/>
    <w:rsid w:val="00A24339"/>
    <w:rsid w:val="00A24BB4"/>
    <w:rsid w:val="00A25B09"/>
    <w:rsid w:val="00A25DAA"/>
    <w:rsid w:val="00A26505"/>
    <w:rsid w:val="00A26D77"/>
    <w:rsid w:val="00A27E2E"/>
    <w:rsid w:val="00A318C0"/>
    <w:rsid w:val="00A31925"/>
    <w:rsid w:val="00A31CB5"/>
    <w:rsid w:val="00A3385A"/>
    <w:rsid w:val="00A343CB"/>
    <w:rsid w:val="00A36014"/>
    <w:rsid w:val="00A366DD"/>
    <w:rsid w:val="00A36D4D"/>
    <w:rsid w:val="00A37A14"/>
    <w:rsid w:val="00A37BA3"/>
    <w:rsid w:val="00A40641"/>
    <w:rsid w:val="00A408B4"/>
    <w:rsid w:val="00A408CD"/>
    <w:rsid w:val="00A40E26"/>
    <w:rsid w:val="00A412B3"/>
    <w:rsid w:val="00A41A58"/>
    <w:rsid w:val="00A43819"/>
    <w:rsid w:val="00A43D96"/>
    <w:rsid w:val="00A44D07"/>
    <w:rsid w:val="00A45DCC"/>
    <w:rsid w:val="00A4603F"/>
    <w:rsid w:val="00A47A59"/>
    <w:rsid w:val="00A47C87"/>
    <w:rsid w:val="00A5083D"/>
    <w:rsid w:val="00A52436"/>
    <w:rsid w:val="00A527EA"/>
    <w:rsid w:val="00A52F36"/>
    <w:rsid w:val="00A531E8"/>
    <w:rsid w:val="00A533AB"/>
    <w:rsid w:val="00A538F4"/>
    <w:rsid w:val="00A53979"/>
    <w:rsid w:val="00A53D20"/>
    <w:rsid w:val="00A545E0"/>
    <w:rsid w:val="00A557FF"/>
    <w:rsid w:val="00A56997"/>
    <w:rsid w:val="00A5741D"/>
    <w:rsid w:val="00A57B44"/>
    <w:rsid w:val="00A60E24"/>
    <w:rsid w:val="00A61A67"/>
    <w:rsid w:val="00A62650"/>
    <w:rsid w:val="00A62CED"/>
    <w:rsid w:val="00A637D4"/>
    <w:rsid w:val="00A644B7"/>
    <w:rsid w:val="00A649B5"/>
    <w:rsid w:val="00A6524D"/>
    <w:rsid w:val="00A65C15"/>
    <w:rsid w:val="00A66B45"/>
    <w:rsid w:val="00A67BF1"/>
    <w:rsid w:val="00A71E14"/>
    <w:rsid w:val="00A73737"/>
    <w:rsid w:val="00A752A4"/>
    <w:rsid w:val="00A771B8"/>
    <w:rsid w:val="00A7794D"/>
    <w:rsid w:val="00A812B7"/>
    <w:rsid w:val="00A8144D"/>
    <w:rsid w:val="00A81898"/>
    <w:rsid w:val="00A8290D"/>
    <w:rsid w:val="00A832A4"/>
    <w:rsid w:val="00A83F09"/>
    <w:rsid w:val="00A85281"/>
    <w:rsid w:val="00A854BD"/>
    <w:rsid w:val="00A86CF1"/>
    <w:rsid w:val="00A86D5F"/>
    <w:rsid w:val="00A87123"/>
    <w:rsid w:val="00A8780C"/>
    <w:rsid w:val="00A9054D"/>
    <w:rsid w:val="00A905F0"/>
    <w:rsid w:val="00A932B2"/>
    <w:rsid w:val="00A93337"/>
    <w:rsid w:val="00A95496"/>
    <w:rsid w:val="00A96A5B"/>
    <w:rsid w:val="00A97C9E"/>
    <w:rsid w:val="00AA052D"/>
    <w:rsid w:val="00AA06D8"/>
    <w:rsid w:val="00AA0E61"/>
    <w:rsid w:val="00AA12D5"/>
    <w:rsid w:val="00AA2932"/>
    <w:rsid w:val="00AA325C"/>
    <w:rsid w:val="00AA3284"/>
    <w:rsid w:val="00AA4154"/>
    <w:rsid w:val="00AA555D"/>
    <w:rsid w:val="00AA63D1"/>
    <w:rsid w:val="00AA6527"/>
    <w:rsid w:val="00AA690E"/>
    <w:rsid w:val="00AA70A4"/>
    <w:rsid w:val="00AA73C2"/>
    <w:rsid w:val="00AA73CA"/>
    <w:rsid w:val="00AB0A98"/>
    <w:rsid w:val="00AB1C7C"/>
    <w:rsid w:val="00AB1FF8"/>
    <w:rsid w:val="00AB3E38"/>
    <w:rsid w:val="00AB3E92"/>
    <w:rsid w:val="00AB453A"/>
    <w:rsid w:val="00AB4E69"/>
    <w:rsid w:val="00AB5853"/>
    <w:rsid w:val="00AB5E7E"/>
    <w:rsid w:val="00AB6A0D"/>
    <w:rsid w:val="00AB6D52"/>
    <w:rsid w:val="00AB791D"/>
    <w:rsid w:val="00AC0858"/>
    <w:rsid w:val="00AC114A"/>
    <w:rsid w:val="00AC2639"/>
    <w:rsid w:val="00AC2B47"/>
    <w:rsid w:val="00AC3610"/>
    <w:rsid w:val="00AC3A76"/>
    <w:rsid w:val="00AC50A0"/>
    <w:rsid w:val="00AC51AB"/>
    <w:rsid w:val="00AC534D"/>
    <w:rsid w:val="00AC584F"/>
    <w:rsid w:val="00AC612E"/>
    <w:rsid w:val="00AC6174"/>
    <w:rsid w:val="00AC6412"/>
    <w:rsid w:val="00AC7C4B"/>
    <w:rsid w:val="00AD0E21"/>
    <w:rsid w:val="00AD15D7"/>
    <w:rsid w:val="00AD1943"/>
    <w:rsid w:val="00AD2ED2"/>
    <w:rsid w:val="00AD38BA"/>
    <w:rsid w:val="00AE0E03"/>
    <w:rsid w:val="00AE159B"/>
    <w:rsid w:val="00AE30CC"/>
    <w:rsid w:val="00AE62EA"/>
    <w:rsid w:val="00AE746C"/>
    <w:rsid w:val="00AE7A88"/>
    <w:rsid w:val="00AE7BC3"/>
    <w:rsid w:val="00AF045E"/>
    <w:rsid w:val="00AF1C0B"/>
    <w:rsid w:val="00AF47CE"/>
    <w:rsid w:val="00AF4D2A"/>
    <w:rsid w:val="00AF4F7B"/>
    <w:rsid w:val="00AF5C7E"/>
    <w:rsid w:val="00AF5D2A"/>
    <w:rsid w:val="00AF6604"/>
    <w:rsid w:val="00AF6E34"/>
    <w:rsid w:val="00AF6FB6"/>
    <w:rsid w:val="00AF7308"/>
    <w:rsid w:val="00B020A0"/>
    <w:rsid w:val="00B02941"/>
    <w:rsid w:val="00B04010"/>
    <w:rsid w:val="00B04AE1"/>
    <w:rsid w:val="00B056B7"/>
    <w:rsid w:val="00B0684C"/>
    <w:rsid w:val="00B076A2"/>
    <w:rsid w:val="00B079F5"/>
    <w:rsid w:val="00B1023A"/>
    <w:rsid w:val="00B107A4"/>
    <w:rsid w:val="00B130F5"/>
    <w:rsid w:val="00B13159"/>
    <w:rsid w:val="00B151FF"/>
    <w:rsid w:val="00B155E3"/>
    <w:rsid w:val="00B22DC8"/>
    <w:rsid w:val="00B24088"/>
    <w:rsid w:val="00B251E6"/>
    <w:rsid w:val="00B255B9"/>
    <w:rsid w:val="00B25955"/>
    <w:rsid w:val="00B25A00"/>
    <w:rsid w:val="00B25F6D"/>
    <w:rsid w:val="00B26571"/>
    <w:rsid w:val="00B2657C"/>
    <w:rsid w:val="00B2693B"/>
    <w:rsid w:val="00B26FE8"/>
    <w:rsid w:val="00B3211E"/>
    <w:rsid w:val="00B330DF"/>
    <w:rsid w:val="00B33A24"/>
    <w:rsid w:val="00B341BC"/>
    <w:rsid w:val="00B34F72"/>
    <w:rsid w:val="00B35621"/>
    <w:rsid w:val="00B35696"/>
    <w:rsid w:val="00B35E07"/>
    <w:rsid w:val="00B3675A"/>
    <w:rsid w:val="00B400F9"/>
    <w:rsid w:val="00B405CD"/>
    <w:rsid w:val="00B41974"/>
    <w:rsid w:val="00B44581"/>
    <w:rsid w:val="00B50935"/>
    <w:rsid w:val="00B51504"/>
    <w:rsid w:val="00B52650"/>
    <w:rsid w:val="00B52EF8"/>
    <w:rsid w:val="00B52FA5"/>
    <w:rsid w:val="00B533B5"/>
    <w:rsid w:val="00B5378F"/>
    <w:rsid w:val="00B5502D"/>
    <w:rsid w:val="00B554E6"/>
    <w:rsid w:val="00B558A0"/>
    <w:rsid w:val="00B600B6"/>
    <w:rsid w:val="00B6081F"/>
    <w:rsid w:val="00B610B2"/>
    <w:rsid w:val="00B61CBF"/>
    <w:rsid w:val="00B62532"/>
    <w:rsid w:val="00B63AAA"/>
    <w:rsid w:val="00B64C7B"/>
    <w:rsid w:val="00B64C7C"/>
    <w:rsid w:val="00B64CD8"/>
    <w:rsid w:val="00B656E8"/>
    <w:rsid w:val="00B67098"/>
    <w:rsid w:val="00B707ED"/>
    <w:rsid w:val="00B7134B"/>
    <w:rsid w:val="00B71EC5"/>
    <w:rsid w:val="00B7270F"/>
    <w:rsid w:val="00B727A3"/>
    <w:rsid w:val="00B74022"/>
    <w:rsid w:val="00B74621"/>
    <w:rsid w:val="00B7496E"/>
    <w:rsid w:val="00B77871"/>
    <w:rsid w:val="00B80A59"/>
    <w:rsid w:val="00B80BC2"/>
    <w:rsid w:val="00B823B1"/>
    <w:rsid w:val="00B8260E"/>
    <w:rsid w:val="00B826A1"/>
    <w:rsid w:val="00B84572"/>
    <w:rsid w:val="00B8488E"/>
    <w:rsid w:val="00B85F1C"/>
    <w:rsid w:val="00B86852"/>
    <w:rsid w:val="00B86A67"/>
    <w:rsid w:val="00B87436"/>
    <w:rsid w:val="00B90221"/>
    <w:rsid w:val="00B90372"/>
    <w:rsid w:val="00B90498"/>
    <w:rsid w:val="00B958BA"/>
    <w:rsid w:val="00B97C6D"/>
    <w:rsid w:val="00BA0C3F"/>
    <w:rsid w:val="00BA106F"/>
    <w:rsid w:val="00BA3331"/>
    <w:rsid w:val="00BA39A2"/>
    <w:rsid w:val="00BA3ECA"/>
    <w:rsid w:val="00BA549B"/>
    <w:rsid w:val="00BA585D"/>
    <w:rsid w:val="00BA70E1"/>
    <w:rsid w:val="00BA7A96"/>
    <w:rsid w:val="00BA7E5C"/>
    <w:rsid w:val="00BB03F6"/>
    <w:rsid w:val="00BB1EA2"/>
    <w:rsid w:val="00BB3FD0"/>
    <w:rsid w:val="00BB4265"/>
    <w:rsid w:val="00BB43BE"/>
    <w:rsid w:val="00BB6E6F"/>
    <w:rsid w:val="00BB7979"/>
    <w:rsid w:val="00BC14E6"/>
    <w:rsid w:val="00BC1E58"/>
    <w:rsid w:val="00BC242C"/>
    <w:rsid w:val="00BC4D70"/>
    <w:rsid w:val="00BC4E35"/>
    <w:rsid w:val="00BC62AC"/>
    <w:rsid w:val="00BC65E5"/>
    <w:rsid w:val="00BC6C9A"/>
    <w:rsid w:val="00BC6F86"/>
    <w:rsid w:val="00BC7423"/>
    <w:rsid w:val="00BD05B4"/>
    <w:rsid w:val="00BD05ED"/>
    <w:rsid w:val="00BD0D84"/>
    <w:rsid w:val="00BD27B7"/>
    <w:rsid w:val="00BD3A0C"/>
    <w:rsid w:val="00BD3A74"/>
    <w:rsid w:val="00BD3B0F"/>
    <w:rsid w:val="00BD43A6"/>
    <w:rsid w:val="00BD6A59"/>
    <w:rsid w:val="00BD6E69"/>
    <w:rsid w:val="00BD6F4E"/>
    <w:rsid w:val="00BD6F61"/>
    <w:rsid w:val="00BE02DF"/>
    <w:rsid w:val="00BE233F"/>
    <w:rsid w:val="00BE31BE"/>
    <w:rsid w:val="00BE416F"/>
    <w:rsid w:val="00BE55A5"/>
    <w:rsid w:val="00BE56D0"/>
    <w:rsid w:val="00BE5722"/>
    <w:rsid w:val="00BE5AD2"/>
    <w:rsid w:val="00BE638E"/>
    <w:rsid w:val="00BE7AE7"/>
    <w:rsid w:val="00BE7BE1"/>
    <w:rsid w:val="00BF0B3F"/>
    <w:rsid w:val="00BF0E1A"/>
    <w:rsid w:val="00BF1A10"/>
    <w:rsid w:val="00BF2285"/>
    <w:rsid w:val="00BF4127"/>
    <w:rsid w:val="00BF4B45"/>
    <w:rsid w:val="00BF7328"/>
    <w:rsid w:val="00BF7CEA"/>
    <w:rsid w:val="00C00276"/>
    <w:rsid w:val="00C0027C"/>
    <w:rsid w:val="00C007A7"/>
    <w:rsid w:val="00C03B9E"/>
    <w:rsid w:val="00C04972"/>
    <w:rsid w:val="00C05BD4"/>
    <w:rsid w:val="00C07E78"/>
    <w:rsid w:val="00C102F1"/>
    <w:rsid w:val="00C11756"/>
    <w:rsid w:val="00C1230A"/>
    <w:rsid w:val="00C1305C"/>
    <w:rsid w:val="00C1555D"/>
    <w:rsid w:val="00C16E13"/>
    <w:rsid w:val="00C176E0"/>
    <w:rsid w:val="00C17CD0"/>
    <w:rsid w:val="00C17EC4"/>
    <w:rsid w:val="00C20B35"/>
    <w:rsid w:val="00C228FF"/>
    <w:rsid w:val="00C232C2"/>
    <w:rsid w:val="00C2442E"/>
    <w:rsid w:val="00C275F9"/>
    <w:rsid w:val="00C30115"/>
    <w:rsid w:val="00C3086B"/>
    <w:rsid w:val="00C3204A"/>
    <w:rsid w:val="00C33732"/>
    <w:rsid w:val="00C34605"/>
    <w:rsid w:val="00C34B73"/>
    <w:rsid w:val="00C34D6C"/>
    <w:rsid w:val="00C3645C"/>
    <w:rsid w:val="00C37146"/>
    <w:rsid w:val="00C4116C"/>
    <w:rsid w:val="00C41484"/>
    <w:rsid w:val="00C42327"/>
    <w:rsid w:val="00C429AD"/>
    <w:rsid w:val="00C43133"/>
    <w:rsid w:val="00C4592C"/>
    <w:rsid w:val="00C4608C"/>
    <w:rsid w:val="00C47156"/>
    <w:rsid w:val="00C5225F"/>
    <w:rsid w:val="00C5323A"/>
    <w:rsid w:val="00C535B8"/>
    <w:rsid w:val="00C541F9"/>
    <w:rsid w:val="00C545E5"/>
    <w:rsid w:val="00C5510D"/>
    <w:rsid w:val="00C5670A"/>
    <w:rsid w:val="00C57027"/>
    <w:rsid w:val="00C61674"/>
    <w:rsid w:val="00C617BE"/>
    <w:rsid w:val="00C61DB9"/>
    <w:rsid w:val="00C629B5"/>
    <w:rsid w:val="00C62CDF"/>
    <w:rsid w:val="00C646D8"/>
    <w:rsid w:val="00C64E8C"/>
    <w:rsid w:val="00C65DEF"/>
    <w:rsid w:val="00C66672"/>
    <w:rsid w:val="00C67362"/>
    <w:rsid w:val="00C67D9F"/>
    <w:rsid w:val="00C700D5"/>
    <w:rsid w:val="00C71010"/>
    <w:rsid w:val="00C7242D"/>
    <w:rsid w:val="00C72490"/>
    <w:rsid w:val="00C7312F"/>
    <w:rsid w:val="00C7382B"/>
    <w:rsid w:val="00C73848"/>
    <w:rsid w:val="00C773A6"/>
    <w:rsid w:val="00C77AC4"/>
    <w:rsid w:val="00C77D3E"/>
    <w:rsid w:val="00C80747"/>
    <w:rsid w:val="00C80AB4"/>
    <w:rsid w:val="00C81F43"/>
    <w:rsid w:val="00C820DC"/>
    <w:rsid w:val="00C82CF8"/>
    <w:rsid w:val="00C83B38"/>
    <w:rsid w:val="00C84434"/>
    <w:rsid w:val="00C854D3"/>
    <w:rsid w:val="00C85575"/>
    <w:rsid w:val="00C85864"/>
    <w:rsid w:val="00C8736D"/>
    <w:rsid w:val="00C90EC0"/>
    <w:rsid w:val="00C91F0D"/>
    <w:rsid w:val="00C935D6"/>
    <w:rsid w:val="00C936C0"/>
    <w:rsid w:val="00C93AC3"/>
    <w:rsid w:val="00C940E6"/>
    <w:rsid w:val="00C96C44"/>
    <w:rsid w:val="00C96E15"/>
    <w:rsid w:val="00C97244"/>
    <w:rsid w:val="00C974A0"/>
    <w:rsid w:val="00CA0E81"/>
    <w:rsid w:val="00CA17CB"/>
    <w:rsid w:val="00CA2284"/>
    <w:rsid w:val="00CA25AF"/>
    <w:rsid w:val="00CA2A5E"/>
    <w:rsid w:val="00CA3235"/>
    <w:rsid w:val="00CA5DC2"/>
    <w:rsid w:val="00CA67D9"/>
    <w:rsid w:val="00CA6FB5"/>
    <w:rsid w:val="00CB0643"/>
    <w:rsid w:val="00CB160E"/>
    <w:rsid w:val="00CB5046"/>
    <w:rsid w:val="00CB53C2"/>
    <w:rsid w:val="00CB616D"/>
    <w:rsid w:val="00CB6EA5"/>
    <w:rsid w:val="00CB729E"/>
    <w:rsid w:val="00CC08FD"/>
    <w:rsid w:val="00CC183A"/>
    <w:rsid w:val="00CC1917"/>
    <w:rsid w:val="00CC2306"/>
    <w:rsid w:val="00CC3AC6"/>
    <w:rsid w:val="00CC3D49"/>
    <w:rsid w:val="00CC5C8D"/>
    <w:rsid w:val="00CC63BB"/>
    <w:rsid w:val="00CD1734"/>
    <w:rsid w:val="00CD2D2E"/>
    <w:rsid w:val="00CD3DB0"/>
    <w:rsid w:val="00CD553B"/>
    <w:rsid w:val="00CD61E1"/>
    <w:rsid w:val="00CD6FA1"/>
    <w:rsid w:val="00CD72AC"/>
    <w:rsid w:val="00CD7E90"/>
    <w:rsid w:val="00CE1669"/>
    <w:rsid w:val="00CE1726"/>
    <w:rsid w:val="00CE1ED1"/>
    <w:rsid w:val="00CE224A"/>
    <w:rsid w:val="00CE470A"/>
    <w:rsid w:val="00CE48F0"/>
    <w:rsid w:val="00CE5893"/>
    <w:rsid w:val="00CE632B"/>
    <w:rsid w:val="00CE6880"/>
    <w:rsid w:val="00CF08B8"/>
    <w:rsid w:val="00CF0EB0"/>
    <w:rsid w:val="00CF2794"/>
    <w:rsid w:val="00CF3207"/>
    <w:rsid w:val="00CF3E02"/>
    <w:rsid w:val="00CF40F7"/>
    <w:rsid w:val="00CF4C02"/>
    <w:rsid w:val="00CF564E"/>
    <w:rsid w:val="00CF5F7B"/>
    <w:rsid w:val="00CF60B5"/>
    <w:rsid w:val="00CF68F0"/>
    <w:rsid w:val="00CF744B"/>
    <w:rsid w:val="00CF76BE"/>
    <w:rsid w:val="00CF7D35"/>
    <w:rsid w:val="00D0060C"/>
    <w:rsid w:val="00D01278"/>
    <w:rsid w:val="00D02B70"/>
    <w:rsid w:val="00D03398"/>
    <w:rsid w:val="00D03E34"/>
    <w:rsid w:val="00D05510"/>
    <w:rsid w:val="00D057F4"/>
    <w:rsid w:val="00D06DAD"/>
    <w:rsid w:val="00D07FD7"/>
    <w:rsid w:val="00D10388"/>
    <w:rsid w:val="00D13771"/>
    <w:rsid w:val="00D13A84"/>
    <w:rsid w:val="00D13E59"/>
    <w:rsid w:val="00D14C24"/>
    <w:rsid w:val="00D15A45"/>
    <w:rsid w:val="00D15CA3"/>
    <w:rsid w:val="00D15D1C"/>
    <w:rsid w:val="00D17740"/>
    <w:rsid w:val="00D202F1"/>
    <w:rsid w:val="00D2109A"/>
    <w:rsid w:val="00D220F6"/>
    <w:rsid w:val="00D238F4"/>
    <w:rsid w:val="00D239F9"/>
    <w:rsid w:val="00D2470E"/>
    <w:rsid w:val="00D250AF"/>
    <w:rsid w:val="00D254E0"/>
    <w:rsid w:val="00D25D0A"/>
    <w:rsid w:val="00D26455"/>
    <w:rsid w:val="00D26D7B"/>
    <w:rsid w:val="00D2710D"/>
    <w:rsid w:val="00D27903"/>
    <w:rsid w:val="00D27960"/>
    <w:rsid w:val="00D3151C"/>
    <w:rsid w:val="00D31A23"/>
    <w:rsid w:val="00D33653"/>
    <w:rsid w:val="00D33B71"/>
    <w:rsid w:val="00D35251"/>
    <w:rsid w:val="00D36ADA"/>
    <w:rsid w:val="00D40D66"/>
    <w:rsid w:val="00D41DBE"/>
    <w:rsid w:val="00D41FEE"/>
    <w:rsid w:val="00D42ABA"/>
    <w:rsid w:val="00D44F2D"/>
    <w:rsid w:val="00D51B01"/>
    <w:rsid w:val="00D53631"/>
    <w:rsid w:val="00D550D2"/>
    <w:rsid w:val="00D55B6D"/>
    <w:rsid w:val="00D56136"/>
    <w:rsid w:val="00D57CA8"/>
    <w:rsid w:val="00D601F2"/>
    <w:rsid w:val="00D60857"/>
    <w:rsid w:val="00D61B3F"/>
    <w:rsid w:val="00D62624"/>
    <w:rsid w:val="00D62763"/>
    <w:rsid w:val="00D62BCC"/>
    <w:rsid w:val="00D64A29"/>
    <w:rsid w:val="00D65114"/>
    <w:rsid w:val="00D66966"/>
    <w:rsid w:val="00D66B3B"/>
    <w:rsid w:val="00D70493"/>
    <w:rsid w:val="00D731A4"/>
    <w:rsid w:val="00D74D66"/>
    <w:rsid w:val="00D7593C"/>
    <w:rsid w:val="00D77926"/>
    <w:rsid w:val="00D822BF"/>
    <w:rsid w:val="00D82EA8"/>
    <w:rsid w:val="00D82F2C"/>
    <w:rsid w:val="00D835D2"/>
    <w:rsid w:val="00D85312"/>
    <w:rsid w:val="00D868A7"/>
    <w:rsid w:val="00D873DC"/>
    <w:rsid w:val="00D90B6C"/>
    <w:rsid w:val="00D91781"/>
    <w:rsid w:val="00D91ABE"/>
    <w:rsid w:val="00D9206E"/>
    <w:rsid w:val="00D92A56"/>
    <w:rsid w:val="00D92F2D"/>
    <w:rsid w:val="00D94C7C"/>
    <w:rsid w:val="00D962C7"/>
    <w:rsid w:val="00D97859"/>
    <w:rsid w:val="00D97A4A"/>
    <w:rsid w:val="00D97ADE"/>
    <w:rsid w:val="00D97D79"/>
    <w:rsid w:val="00D97E6D"/>
    <w:rsid w:val="00DA063E"/>
    <w:rsid w:val="00DA07E4"/>
    <w:rsid w:val="00DA0C58"/>
    <w:rsid w:val="00DA0C97"/>
    <w:rsid w:val="00DA2502"/>
    <w:rsid w:val="00DA41FF"/>
    <w:rsid w:val="00DA6ACC"/>
    <w:rsid w:val="00DA7EB1"/>
    <w:rsid w:val="00DA7F7B"/>
    <w:rsid w:val="00DB17C7"/>
    <w:rsid w:val="00DB1B79"/>
    <w:rsid w:val="00DB2BCE"/>
    <w:rsid w:val="00DB38DC"/>
    <w:rsid w:val="00DB3B8C"/>
    <w:rsid w:val="00DB404B"/>
    <w:rsid w:val="00DB43CC"/>
    <w:rsid w:val="00DB52BF"/>
    <w:rsid w:val="00DB5997"/>
    <w:rsid w:val="00DB59C4"/>
    <w:rsid w:val="00DB6432"/>
    <w:rsid w:val="00DC003F"/>
    <w:rsid w:val="00DC02E9"/>
    <w:rsid w:val="00DC0437"/>
    <w:rsid w:val="00DC1486"/>
    <w:rsid w:val="00DC2CBA"/>
    <w:rsid w:val="00DC348C"/>
    <w:rsid w:val="00DC3CCF"/>
    <w:rsid w:val="00DC416B"/>
    <w:rsid w:val="00DC4403"/>
    <w:rsid w:val="00DC53C4"/>
    <w:rsid w:val="00DC60D4"/>
    <w:rsid w:val="00DC7857"/>
    <w:rsid w:val="00DC798B"/>
    <w:rsid w:val="00DD0C8C"/>
    <w:rsid w:val="00DD0F56"/>
    <w:rsid w:val="00DD52A7"/>
    <w:rsid w:val="00DD52F7"/>
    <w:rsid w:val="00DD554B"/>
    <w:rsid w:val="00DD5826"/>
    <w:rsid w:val="00DD59BE"/>
    <w:rsid w:val="00DD5D11"/>
    <w:rsid w:val="00DD6833"/>
    <w:rsid w:val="00DD7F67"/>
    <w:rsid w:val="00DE01F1"/>
    <w:rsid w:val="00DE323A"/>
    <w:rsid w:val="00DE6027"/>
    <w:rsid w:val="00DE619E"/>
    <w:rsid w:val="00DE722F"/>
    <w:rsid w:val="00DE7CC8"/>
    <w:rsid w:val="00DF0134"/>
    <w:rsid w:val="00DF182B"/>
    <w:rsid w:val="00DF18E6"/>
    <w:rsid w:val="00DF2935"/>
    <w:rsid w:val="00DF391C"/>
    <w:rsid w:val="00DF4F78"/>
    <w:rsid w:val="00DF529C"/>
    <w:rsid w:val="00DF55F3"/>
    <w:rsid w:val="00DF5F81"/>
    <w:rsid w:val="00DF6728"/>
    <w:rsid w:val="00DF6A06"/>
    <w:rsid w:val="00DF7A6E"/>
    <w:rsid w:val="00DF7B22"/>
    <w:rsid w:val="00DF7BDB"/>
    <w:rsid w:val="00E00187"/>
    <w:rsid w:val="00E005E6"/>
    <w:rsid w:val="00E00DC1"/>
    <w:rsid w:val="00E018CA"/>
    <w:rsid w:val="00E02BDF"/>
    <w:rsid w:val="00E02E4C"/>
    <w:rsid w:val="00E04626"/>
    <w:rsid w:val="00E04C90"/>
    <w:rsid w:val="00E04DA5"/>
    <w:rsid w:val="00E04E1C"/>
    <w:rsid w:val="00E05657"/>
    <w:rsid w:val="00E05992"/>
    <w:rsid w:val="00E0609F"/>
    <w:rsid w:val="00E0639B"/>
    <w:rsid w:val="00E10A11"/>
    <w:rsid w:val="00E12531"/>
    <w:rsid w:val="00E13327"/>
    <w:rsid w:val="00E16410"/>
    <w:rsid w:val="00E16F74"/>
    <w:rsid w:val="00E21374"/>
    <w:rsid w:val="00E214F6"/>
    <w:rsid w:val="00E22407"/>
    <w:rsid w:val="00E226A1"/>
    <w:rsid w:val="00E22C0F"/>
    <w:rsid w:val="00E2463A"/>
    <w:rsid w:val="00E2605D"/>
    <w:rsid w:val="00E27F15"/>
    <w:rsid w:val="00E312DF"/>
    <w:rsid w:val="00E31895"/>
    <w:rsid w:val="00E3236E"/>
    <w:rsid w:val="00E33C3A"/>
    <w:rsid w:val="00E36C24"/>
    <w:rsid w:val="00E376A2"/>
    <w:rsid w:val="00E421B8"/>
    <w:rsid w:val="00E422F6"/>
    <w:rsid w:val="00E425D5"/>
    <w:rsid w:val="00E43401"/>
    <w:rsid w:val="00E4448D"/>
    <w:rsid w:val="00E45737"/>
    <w:rsid w:val="00E45B42"/>
    <w:rsid w:val="00E45F16"/>
    <w:rsid w:val="00E51DF6"/>
    <w:rsid w:val="00E52B4C"/>
    <w:rsid w:val="00E52DCD"/>
    <w:rsid w:val="00E538E2"/>
    <w:rsid w:val="00E53AC7"/>
    <w:rsid w:val="00E53FCE"/>
    <w:rsid w:val="00E55039"/>
    <w:rsid w:val="00E569DB"/>
    <w:rsid w:val="00E57CA4"/>
    <w:rsid w:val="00E60453"/>
    <w:rsid w:val="00E61BC4"/>
    <w:rsid w:val="00E62A43"/>
    <w:rsid w:val="00E62F6D"/>
    <w:rsid w:val="00E659AA"/>
    <w:rsid w:val="00E66B9C"/>
    <w:rsid w:val="00E67F24"/>
    <w:rsid w:val="00E708FF"/>
    <w:rsid w:val="00E74B14"/>
    <w:rsid w:val="00E7651F"/>
    <w:rsid w:val="00E77771"/>
    <w:rsid w:val="00E77B98"/>
    <w:rsid w:val="00E81EA9"/>
    <w:rsid w:val="00E83E90"/>
    <w:rsid w:val="00E85262"/>
    <w:rsid w:val="00E8532E"/>
    <w:rsid w:val="00E85B8E"/>
    <w:rsid w:val="00E864C6"/>
    <w:rsid w:val="00E86602"/>
    <w:rsid w:val="00E869F9"/>
    <w:rsid w:val="00E8702E"/>
    <w:rsid w:val="00E87B86"/>
    <w:rsid w:val="00E901AD"/>
    <w:rsid w:val="00E902BD"/>
    <w:rsid w:val="00E919CD"/>
    <w:rsid w:val="00E9299A"/>
    <w:rsid w:val="00E945BF"/>
    <w:rsid w:val="00E946BD"/>
    <w:rsid w:val="00E95DB4"/>
    <w:rsid w:val="00E961F1"/>
    <w:rsid w:val="00EA069D"/>
    <w:rsid w:val="00EA0B41"/>
    <w:rsid w:val="00EA0D30"/>
    <w:rsid w:val="00EA2ADF"/>
    <w:rsid w:val="00EA4843"/>
    <w:rsid w:val="00EA5A77"/>
    <w:rsid w:val="00EA6B59"/>
    <w:rsid w:val="00EA6E6B"/>
    <w:rsid w:val="00EA6FF3"/>
    <w:rsid w:val="00EB01AE"/>
    <w:rsid w:val="00EB0581"/>
    <w:rsid w:val="00EB14AA"/>
    <w:rsid w:val="00EB1E5F"/>
    <w:rsid w:val="00EB29E8"/>
    <w:rsid w:val="00EB2CB9"/>
    <w:rsid w:val="00EB2D51"/>
    <w:rsid w:val="00EB36AF"/>
    <w:rsid w:val="00EB409A"/>
    <w:rsid w:val="00EB413E"/>
    <w:rsid w:val="00EB439A"/>
    <w:rsid w:val="00EB5047"/>
    <w:rsid w:val="00EB5217"/>
    <w:rsid w:val="00EB6CE7"/>
    <w:rsid w:val="00EB6D90"/>
    <w:rsid w:val="00EB7133"/>
    <w:rsid w:val="00EB79D4"/>
    <w:rsid w:val="00EC2124"/>
    <w:rsid w:val="00EC2EF8"/>
    <w:rsid w:val="00EC5901"/>
    <w:rsid w:val="00EC631C"/>
    <w:rsid w:val="00EC695A"/>
    <w:rsid w:val="00EC7701"/>
    <w:rsid w:val="00EC7F7E"/>
    <w:rsid w:val="00ED05FB"/>
    <w:rsid w:val="00ED0A26"/>
    <w:rsid w:val="00ED19D6"/>
    <w:rsid w:val="00ED28EE"/>
    <w:rsid w:val="00ED2DC9"/>
    <w:rsid w:val="00ED570D"/>
    <w:rsid w:val="00ED57AA"/>
    <w:rsid w:val="00ED74D3"/>
    <w:rsid w:val="00ED7E05"/>
    <w:rsid w:val="00EE1F88"/>
    <w:rsid w:val="00EE2454"/>
    <w:rsid w:val="00EE2B52"/>
    <w:rsid w:val="00EE2D31"/>
    <w:rsid w:val="00EE2D94"/>
    <w:rsid w:val="00EE352A"/>
    <w:rsid w:val="00EE4755"/>
    <w:rsid w:val="00EE5AEE"/>
    <w:rsid w:val="00EE6949"/>
    <w:rsid w:val="00EE6951"/>
    <w:rsid w:val="00EE7378"/>
    <w:rsid w:val="00EF0709"/>
    <w:rsid w:val="00EF111B"/>
    <w:rsid w:val="00EF31ED"/>
    <w:rsid w:val="00EF36A8"/>
    <w:rsid w:val="00EF3C72"/>
    <w:rsid w:val="00EF3CC6"/>
    <w:rsid w:val="00EF54B7"/>
    <w:rsid w:val="00EF5C52"/>
    <w:rsid w:val="00EF6580"/>
    <w:rsid w:val="00EF6947"/>
    <w:rsid w:val="00EF703B"/>
    <w:rsid w:val="00F00A6E"/>
    <w:rsid w:val="00F013B5"/>
    <w:rsid w:val="00F01BCF"/>
    <w:rsid w:val="00F02D95"/>
    <w:rsid w:val="00F04191"/>
    <w:rsid w:val="00F0419A"/>
    <w:rsid w:val="00F04745"/>
    <w:rsid w:val="00F06A84"/>
    <w:rsid w:val="00F06B44"/>
    <w:rsid w:val="00F06D26"/>
    <w:rsid w:val="00F06DA7"/>
    <w:rsid w:val="00F075E1"/>
    <w:rsid w:val="00F117F5"/>
    <w:rsid w:val="00F12108"/>
    <w:rsid w:val="00F138BA"/>
    <w:rsid w:val="00F14649"/>
    <w:rsid w:val="00F14890"/>
    <w:rsid w:val="00F14A46"/>
    <w:rsid w:val="00F14AA8"/>
    <w:rsid w:val="00F14B14"/>
    <w:rsid w:val="00F16211"/>
    <w:rsid w:val="00F16A60"/>
    <w:rsid w:val="00F16D30"/>
    <w:rsid w:val="00F1753D"/>
    <w:rsid w:val="00F17A81"/>
    <w:rsid w:val="00F20351"/>
    <w:rsid w:val="00F20BDE"/>
    <w:rsid w:val="00F2170D"/>
    <w:rsid w:val="00F22306"/>
    <w:rsid w:val="00F225A1"/>
    <w:rsid w:val="00F23D3A"/>
    <w:rsid w:val="00F24359"/>
    <w:rsid w:val="00F24A6A"/>
    <w:rsid w:val="00F250EA"/>
    <w:rsid w:val="00F25F94"/>
    <w:rsid w:val="00F270BC"/>
    <w:rsid w:val="00F27112"/>
    <w:rsid w:val="00F27E08"/>
    <w:rsid w:val="00F32331"/>
    <w:rsid w:val="00F3370A"/>
    <w:rsid w:val="00F351FA"/>
    <w:rsid w:val="00F35821"/>
    <w:rsid w:val="00F35FD1"/>
    <w:rsid w:val="00F36D6B"/>
    <w:rsid w:val="00F378BE"/>
    <w:rsid w:val="00F378F2"/>
    <w:rsid w:val="00F3796D"/>
    <w:rsid w:val="00F37BE1"/>
    <w:rsid w:val="00F4002D"/>
    <w:rsid w:val="00F40407"/>
    <w:rsid w:val="00F40F3A"/>
    <w:rsid w:val="00F4133D"/>
    <w:rsid w:val="00F437AA"/>
    <w:rsid w:val="00F43871"/>
    <w:rsid w:val="00F43A23"/>
    <w:rsid w:val="00F44879"/>
    <w:rsid w:val="00F4575E"/>
    <w:rsid w:val="00F45A85"/>
    <w:rsid w:val="00F45DA3"/>
    <w:rsid w:val="00F46298"/>
    <w:rsid w:val="00F463BC"/>
    <w:rsid w:val="00F471A1"/>
    <w:rsid w:val="00F5239A"/>
    <w:rsid w:val="00F53595"/>
    <w:rsid w:val="00F5370E"/>
    <w:rsid w:val="00F537E5"/>
    <w:rsid w:val="00F53812"/>
    <w:rsid w:val="00F53CB4"/>
    <w:rsid w:val="00F544A6"/>
    <w:rsid w:val="00F548D0"/>
    <w:rsid w:val="00F55A7D"/>
    <w:rsid w:val="00F56C55"/>
    <w:rsid w:val="00F57935"/>
    <w:rsid w:val="00F60E09"/>
    <w:rsid w:val="00F611FD"/>
    <w:rsid w:val="00F630B2"/>
    <w:rsid w:val="00F63374"/>
    <w:rsid w:val="00F63AF0"/>
    <w:rsid w:val="00F644EA"/>
    <w:rsid w:val="00F6481C"/>
    <w:rsid w:val="00F65C6A"/>
    <w:rsid w:val="00F66A57"/>
    <w:rsid w:val="00F679F6"/>
    <w:rsid w:val="00F714E7"/>
    <w:rsid w:val="00F7170A"/>
    <w:rsid w:val="00F718CF"/>
    <w:rsid w:val="00F71B9B"/>
    <w:rsid w:val="00F725C4"/>
    <w:rsid w:val="00F72AD0"/>
    <w:rsid w:val="00F72D57"/>
    <w:rsid w:val="00F7367E"/>
    <w:rsid w:val="00F7445E"/>
    <w:rsid w:val="00F74E7D"/>
    <w:rsid w:val="00F751D2"/>
    <w:rsid w:val="00F75878"/>
    <w:rsid w:val="00F75DD6"/>
    <w:rsid w:val="00F772AC"/>
    <w:rsid w:val="00F7778F"/>
    <w:rsid w:val="00F80F05"/>
    <w:rsid w:val="00F81818"/>
    <w:rsid w:val="00F81CA9"/>
    <w:rsid w:val="00F821EF"/>
    <w:rsid w:val="00F84525"/>
    <w:rsid w:val="00F84AD7"/>
    <w:rsid w:val="00F864C9"/>
    <w:rsid w:val="00F902D8"/>
    <w:rsid w:val="00F91D35"/>
    <w:rsid w:val="00F92373"/>
    <w:rsid w:val="00F923E7"/>
    <w:rsid w:val="00F93869"/>
    <w:rsid w:val="00F94E8E"/>
    <w:rsid w:val="00F959F7"/>
    <w:rsid w:val="00F96976"/>
    <w:rsid w:val="00FA170C"/>
    <w:rsid w:val="00FA29F5"/>
    <w:rsid w:val="00FA2B7F"/>
    <w:rsid w:val="00FA39A8"/>
    <w:rsid w:val="00FA3B72"/>
    <w:rsid w:val="00FA42F1"/>
    <w:rsid w:val="00FA4ED2"/>
    <w:rsid w:val="00FA51CE"/>
    <w:rsid w:val="00FA5C4A"/>
    <w:rsid w:val="00FB02F9"/>
    <w:rsid w:val="00FB1F98"/>
    <w:rsid w:val="00FB255D"/>
    <w:rsid w:val="00FB2764"/>
    <w:rsid w:val="00FB289C"/>
    <w:rsid w:val="00FB2BFE"/>
    <w:rsid w:val="00FB2EE4"/>
    <w:rsid w:val="00FB4668"/>
    <w:rsid w:val="00FB46E4"/>
    <w:rsid w:val="00FB4B12"/>
    <w:rsid w:val="00FB6193"/>
    <w:rsid w:val="00FB6491"/>
    <w:rsid w:val="00FB6856"/>
    <w:rsid w:val="00FB6B3E"/>
    <w:rsid w:val="00FB721B"/>
    <w:rsid w:val="00FB7C68"/>
    <w:rsid w:val="00FC09F2"/>
    <w:rsid w:val="00FC0F84"/>
    <w:rsid w:val="00FC47DA"/>
    <w:rsid w:val="00FC4C31"/>
    <w:rsid w:val="00FC657D"/>
    <w:rsid w:val="00FC69E7"/>
    <w:rsid w:val="00FC7BA6"/>
    <w:rsid w:val="00FD0D88"/>
    <w:rsid w:val="00FD2A15"/>
    <w:rsid w:val="00FD3267"/>
    <w:rsid w:val="00FD326A"/>
    <w:rsid w:val="00FD437F"/>
    <w:rsid w:val="00FD58A3"/>
    <w:rsid w:val="00FD5D44"/>
    <w:rsid w:val="00FD7D6C"/>
    <w:rsid w:val="00FE05FC"/>
    <w:rsid w:val="00FE0A1F"/>
    <w:rsid w:val="00FE1D1F"/>
    <w:rsid w:val="00FE1DFF"/>
    <w:rsid w:val="00FE1E2D"/>
    <w:rsid w:val="00FE2795"/>
    <w:rsid w:val="00FE3EB6"/>
    <w:rsid w:val="00FE5648"/>
    <w:rsid w:val="00FE5B9E"/>
    <w:rsid w:val="00FE77BD"/>
    <w:rsid w:val="00FF00C9"/>
    <w:rsid w:val="00FF01BA"/>
    <w:rsid w:val="00FF0575"/>
    <w:rsid w:val="00FF1292"/>
    <w:rsid w:val="00FF3277"/>
    <w:rsid w:val="00FF3AC6"/>
    <w:rsid w:val="00FF4809"/>
    <w:rsid w:val="00FF4D50"/>
    <w:rsid w:val="00FF53D0"/>
    <w:rsid w:val="00FF74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63E110"/>
  <w15:docId w15:val="{37BFC5F3-C5B2-478C-B127-93BAA388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3"/>
        <w:szCs w:val="23"/>
        <w:lang w:val="de-DE" w:eastAsia="en-US" w:bidi="ar-SA"/>
      </w:rPr>
    </w:rPrDefault>
    <w:pPrDefault>
      <w:pPr>
        <w:spacing w:after="345" w:line="30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iPriority="11" w:unhideWhenUsed="1"/>
    <w:lsdException w:name="List Bullet 4" w:semiHidden="1" w:uiPriority="11" w:unhideWhenUsed="1"/>
    <w:lsdException w:name="List Bullet 5" w:semiHidden="1" w:uiPriority="11" w:unhideWhenUsed="1"/>
    <w:lsdException w:name="List Number 2" w:semiHidden="1" w:uiPriority="13" w:unhideWhenUsed="1" w:qFormat="1"/>
    <w:lsdException w:name="List Number 3" w:semiHidden="1" w:uiPriority="13" w:unhideWhenUsed="1"/>
    <w:lsdException w:name="List Number 4" w:semiHidden="1" w:uiPriority="13" w:unhideWhenUsed="1"/>
    <w:lsdException w:name="List Number 5" w:semiHidden="1" w:uiPriority="13" w:unhideWhenUsed="1"/>
    <w:lsdException w:name="Title" w:uiPriority="0" w:qFormat="1"/>
    <w:lsdException w:name="Closing" w:semiHidden="1" w:uiPriority="46"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14" w:unhideWhenUsed="1" w:qFormat="1"/>
    <w:lsdException w:name="List Continue 2" w:semiHidden="1" w:uiPriority="15" w:unhideWhenUsed="1" w:qFormat="1"/>
    <w:lsdException w:name="List Continue 3" w:semiHidden="1" w:uiPriority="15" w:unhideWhenUsed="1"/>
    <w:lsdException w:name="List Continue 4" w:semiHidden="1" w:uiPriority="15"/>
    <w:lsdException w:name="List Continue 5" w:semiHidden="1" w:uiPriority="15"/>
    <w:lsdException w:name="Message Header" w:semiHidden="1" w:unhideWhenUsed="1"/>
    <w:lsdException w:name="Subtitle" w:uiPriority="0"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59"/>
    <w:lsdException w:name="Intense Emphasis" w:uiPriority="59"/>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AC6412"/>
    <w:rPr>
      <w:rFonts w:ascii="Calibri" w:hAnsi="Calibri"/>
      <w:lang w:val="de-AT"/>
      <w14:numForm w14:val="lining"/>
    </w:rPr>
  </w:style>
  <w:style w:type="paragraph" w:styleId="berschrift1">
    <w:name w:val="heading 1"/>
    <w:aliases w:val="Ü1,Major Section Title,H1"/>
    <w:basedOn w:val="Standard"/>
    <w:next w:val="Standard"/>
    <w:link w:val="berschrift1Zchn"/>
    <w:qFormat/>
    <w:rsid w:val="00402A8C"/>
    <w:pPr>
      <w:keepNext/>
      <w:pageBreakBefore/>
      <w:spacing w:after="690" w:line="690" w:lineRule="exact"/>
      <w:outlineLvl w:val="0"/>
    </w:pPr>
    <w:rPr>
      <w:b/>
      <w:bCs/>
      <w:sz w:val="34"/>
      <w:szCs w:val="22"/>
    </w:rPr>
  </w:style>
  <w:style w:type="paragraph" w:styleId="berschrift2">
    <w:name w:val="heading 2"/>
    <w:aliases w:val="Ü2,Header 2,H2,Section,Headline 2"/>
    <w:basedOn w:val="berschrift1"/>
    <w:next w:val="Standard"/>
    <w:link w:val="berschrift2Zchn"/>
    <w:qFormat/>
    <w:rsid w:val="00785912"/>
    <w:pPr>
      <w:pageBreakBefore w:val="0"/>
      <w:spacing w:before="690" w:after="345" w:line="300" w:lineRule="auto"/>
      <w:outlineLvl w:val="1"/>
    </w:pPr>
    <w:rPr>
      <w:sz w:val="30"/>
    </w:rPr>
  </w:style>
  <w:style w:type="paragraph" w:styleId="berschrift3">
    <w:name w:val="heading 3"/>
    <w:aliases w:val="Ü3,Überschrift 13,H3,Paragraph Text or Header"/>
    <w:basedOn w:val="berschrift2"/>
    <w:next w:val="Standard"/>
    <w:link w:val="berschrift3Zchn"/>
    <w:qFormat/>
    <w:rsid w:val="004833CD"/>
    <w:pPr>
      <w:spacing w:after="0"/>
      <w:outlineLvl w:val="2"/>
    </w:pPr>
    <w:rPr>
      <w:sz w:val="25"/>
    </w:rPr>
  </w:style>
  <w:style w:type="paragraph" w:styleId="berschrift4">
    <w:name w:val="heading 4"/>
    <w:aliases w:val="Ü4,H4,Numbered Small Title"/>
    <w:basedOn w:val="berschrift3"/>
    <w:next w:val="Standard"/>
    <w:link w:val="berschrift4Zchn"/>
    <w:qFormat/>
    <w:rsid w:val="004833CD"/>
    <w:pPr>
      <w:outlineLvl w:val="3"/>
    </w:pPr>
    <w:rPr>
      <w:sz w:val="23"/>
    </w:rPr>
  </w:style>
  <w:style w:type="paragraph" w:styleId="berschrift5">
    <w:name w:val="heading 5"/>
    <w:aliases w:val="Ü5"/>
    <w:basedOn w:val="berschrift4"/>
    <w:next w:val="Standard"/>
    <w:link w:val="berschrift5Zchn"/>
    <w:qFormat/>
    <w:rsid w:val="004833CD"/>
    <w:pPr>
      <w:outlineLvl w:val="4"/>
    </w:pPr>
    <w:rPr>
      <w:color w:val="4D4D4D"/>
    </w:rPr>
  </w:style>
  <w:style w:type="paragraph" w:styleId="berschrift6">
    <w:name w:val="heading 6"/>
    <w:basedOn w:val="Standard"/>
    <w:next w:val="Standard"/>
    <w:link w:val="berschrift6Zchn"/>
    <w:qFormat/>
    <w:rsid w:val="004833CD"/>
    <w:pPr>
      <w:spacing w:before="300" w:after="0"/>
      <w:outlineLvl w:val="5"/>
    </w:pPr>
    <w:rPr>
      <w:rFonts w:asciiTheme="majorHAnsi" w:hAnsiTheme="majorHAnsi"/>
      <w:szCs w:val="22"/>
    </w:rPr>
  </w:style>
  <w:style w:type="paragraph" w:styleId="berschrift7">
    <w:name w:val="heading 7"/>
    <w:basedOn w:val="Standard"/>
    <w:next w:val="Standard"/>
    <w:link w:val="berschrift7Zchn"/>
    <w:uiPriority w:val="99"/>
    <w:qFormat/>
    <w:rsid w:val="004833CD"/>
    <w:pPr>
      <w:spacing w:before="300" w:after="0"/>
      <w:outlineLvl w:val="6"/>
    </w:pPr>
    <w:rPr>
      <w:rFonts w:asciiTheme="majorHAnsi" w:hAnsiTheme="majorHAnsi"/>
      <w:sz w:val="20"/>
      <w:szCs w:val="22"/>
    </w:rPr>
  </w:style>
  <w:style w:type="paragraph" w:styleId="berschrift8">
    <w:name w:val="heading 8"/>
    <w:basedOn w:val="Standard"/>
    <w:next w:val="Standard"/>
    <w:link w:val="berschrift8Zchn"/>
    <w:uiPriority w:val="99"/>
    <w:qFormat/>
    <w:rsid w:val="004833CD"/>
    <w:pPr>
      <w:spacing w:before="300" w:after="0"/>
      <w:outlineLvl w:val="7"/>
    </w:pPr>
    <w:rPr>
      <w:sz w:val="18"/>
      <w:szCs w:val="18"/>
    </w:rPr>
  </w:style>
  <w:style w:type="paragraph" w:styleId="berschrift9">
    <w:name w:val="heading 9"/>
    <w:basedOn w:val="Standard"/>
    <w:next w:val="Standard"/>
    <w:link w:val="berschrift9Zchn"/>
    <w:uiPriority w:val="99"/>
    <w:qFormat/>
    <w:rsid w:val="004833CD"/>
    <w:pPr>
      <w:spacing w:before="300" w:after="0"/>
      <w:outlineLvl w:val="8"/>
    </w:pPr>
    <w:rPr>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endedaten">
    <w:name w:val="Absendedaten"/>
    <w:basedOn w:val="KeinLeerraum"/>
    <w:uiPriority w:val="49"/>
    <w:semiHidden/>
    <w:qFormat/>
    <w:rsid w:val="004833CD"/>
    <w:pPr>
      <w:spacing w:line="220" w:lineRule="exact"/>
    </w:pPr>
    <w:rPr>
      <w:sz w:val="17"/>
      <w:szCs w:val="16"/>
      <w:lang w:val="de-DE"/>
    </w:rPr>
  </w:style>
  <w:style w:type="paragraph" w:styleId="Verzeichnis1">
    <w:name w:val="toc 1"/>
    <w:basedOn w:val="Standard"/>
    <w:next w:val="Standard"/>
    <w:autoRedefine/>
    <w:uiPriority w:val="39"/>
    <w:qFormat/>
    <w:rsid w:val="00D254E0"/>
    <w:pPr>
      <w:tabs>
        <w:tab w:val="left" w:pos="227"/>
        <w:tab w:val="right" w:leader="dot" w:pos="8845"/>
      </w:tabs>
      <w:spacing w:before="156" w:after="0"/>
      <w:ind w:right="335"/>
    </w:pPr>
    <w:rPr>
      <w:b/>
      <w:noProof/>
      <w:color w:val="000000" w:themeColor="text1"/>
    </w:rPr>
  </w:style>
  <w:style w:type="paragraph" w:styleId="Fuzeile">
    <w:name w:val="footer"/>
    <w:basedOn w:val="Standard"/>
    <w:link w:val="FuzeileZchn"/>
    <w:rsid w:val="004833CD"/>
    <w:pPr>
      <w:tabs>
        <w:tab w:val="right" w:pos="8845"/>
      </w:tabs>
      <w:spacing w:after="0"/>
      <w:jc w:val="right"/>
    </w:pPr>
    <w:rPr>
      <w:sz w:val="16"/>
      <w:szCs w:val="15"/>
    </w:rPr>
  </w:style>
  <w:style w:type="character" w:customStyle="1" w:styleId="FuzeileZchn">
    <w:name w:val="Fußzeile Zchn"/>
    <w:basedOn w:val="Absatz-Standardschriftart"/>
    <w:link w:val="Fuzeile"/>
    <w:uiPriority w:val="99"/>
    <w:rsid w:val="004833CD"/>
    <w:rPr>
      <w:sz w:val="16"/>
      <w:szCs w:val="15"/>
      <w14:numForm w14:val="lining"/>
    </w:rPr>
  </w:style>
  <w:style w:type="paragraph" w:styleId="KeinLeerraum">
    <w:name w:val="No Spacing"/>
    <w:basedOn w:val="Standard"/>
    <w:link w:val="KeinLeerraumZchn"/>
    <w:qFormat/>
    <w:rsid w:val="004833CD"/>
    <w:pPr>
      <w:spacing w:after="0"/>
    </w:pPr>
    <w:rPr>
      <w:szCs w:val="20"/>
    </w:rPr>
  </w:style>
  <w:style w:type="character" w:customStyle="1" w:styleId="berschrift1Zchn">
    <w:name w:val="Überschrift 1 Zchn"/>
    <w:aliases w:val="Ü1 Zchn,Major Section Title Zchn,H1 Zchn"/>
    <w:basedOn w:val="Absatz-Standardschriftart"/>
    <w:link w:val="berschrift1"/>
    <w:rsid w:val="00402A8C"/>
    <w:rPr>
      <w:rFonts w:ascii="Calibri" w:hAnsi="Calibri"/>
      <w:b/>
      <w:bCs/>
      <w:sz w:val="34"/>
      <w:szCs w:val="22"/>
      <w:lang w:val="de-AT"/>
      <w14:numForm w14:val="lining"/>
    </w:rPr>
  </w:style>
  <w:style w:type="character" w:customStyle="1" w:styleId="berschrift2Zchn">
    <w:name w:val="Überschrift 2 Zchn"/>
    <w:aliases w:val="Ü2 Zchn,Header 2 Zchn,H2 Zchn,Section Zchn,Headline 2 Zchn"/>
    <w:basedOn w:val="Absatz-Standardschriftart"/>
    <w:link w:val="berschrift2"/>
    <w:rsid w:val="00785912"/>
    <w:rPr>
      <w:rFonts w:ascii="Calibri" w:hAnsi="Calibri"/>
      <w:b/>
      <w:bCs/>
      <w:sz w:val="30"/>
      <w:szCs w:val="22"/>
      <w:lang w:val="de-AT"/>
      <w14:numForm w14:val="lining"/>
    </w:rPr>
  </w:style>
  <w:style w:type="character" w:customStyle="1" w:styleId="berschrift3Zchn">
    <w:name w:val="Überschrift 3 Zchn"/>
    <w:aliases w:val="Ü3 Zchn,Überschrift 13 Zchn,H3 Zchn,Paragraph Text or Header Zchn"/>
    <w:basedOn w:val="Absatz-Standardschriftart"/>
    <w:link w:val="berschrift3"/>
    <w:rsid w:val="004833CD"/>
    <w:rPr>
      <w:rFonts w:asciiTheme="majorHAnsi" w:hAnsiTheme="majorHAnsi"/>
      <w:b/>
      <w:bCs/>
      <w:sz w:val="25"/>
      <w:szCs w:val="22"/>
      <w14:numForm w14:val="lining"/>
    </w:rPr>
  </w:style>
  <w:style w:type="character" w:customStyle="1" w:styleId="berschrift4Zchn">
    <w:name w:val="Überschrift 4 Zchn"/>
    <w:aliases w:val="Ü4 Zchn,H4 Zchn,Numbered Small Title Zchn"/>
    <w:basedOn w:val="Absatz-Standardschriftart"/>
    <w:link w:val="berschrift4"/>
    <w:rsid w:val="004833CD"/>
    <w:rPr>
      <w:rFonts w:asciiTheme="majorHAnsi" w:hAnsiTheme="majorHAnsi"/>
      <w:b/>
      <w:bCs/>
      <w:szCs w:val="22"/>
      <w14:numForm w14:val="lining"/>
    </w:rPr>
  </w:style>
  <w:style w:type="character" w:customStyle="1" w:styleId="berschrift5Zchn">
    <w:name w:val="Überschrift 5 Zchn"/>
    <w:aliases w:val="Ü5 Zchn"/>
    <w:basedOn w:val="Absatz-Standardschriftart"/>
    <w:link w:val="berschrift5"/>
    <w:rsid w:val="004833CD"/>
    <w:rPr>
      <w:rFonts w:asciiTheme="majorHAnsi" w:hAnsiTheme="majorHAnsi"/>
      <w:b/>
      <w:bCs/>
      <w:color w:val="4D4D4D"/>
      <w:szCs w:val="22"/>
      <w14:numForm w14:val="lining"/>
    </w:rPr>
  </w:style>
  <w:style w:type="character" w:customStyle="1" w:styleId="berschrift6Zchn">
    <w:name w:val="Überschrift 6 Zchn"/>
    <w:basedOn w:val="Absatz-Standardschriftart"/>
    <w:link w:val="berschrift6"/>
    <w:rsid w:val="004833CD"/>
    <w:rPr>
      <w:rFonts w:asciiTheme="majorHAnsi" w:hAnsiTheme="majorHAnsi"/>
      <w:szCs w:val="22"/>
      <w14:numForm w14:val="lining"/>
    </w:rPr>
  </w:style>
  <w:style w:type="character" w:customStyle="1" w:styleId="berschrift7Zchn">
    <w:name w:val="Überschrift 7 Zchn"/>
    <w:basedOn w:val="Absatz-Standardschriftart"/>
    <w:link w:val="berschrift7"/>
    <w:uiPriority w:val="99"/>
    <w:rsid w:val="004833CD"/>
    <w:rPr>
      <w:rFonts w:asciiTheme="majorHAnsi" w:hAnsiTheme="majorHAnsi"/>
      <w:sz w:val="20"/>
      <w:szCs w:val="22"/>
      <w14:numForm w14:val="lining"/>
    </w:rPr>
  </w:style>
  <w:style w:type="character" w:customStyle="1" w:styleId="berschrift8Zchn">
    <w:name w:val="Überschrift 8 Zchn"/>
    <w:basedOn w:val="Absatz-Standardschriftart"/>
    <w:link w:val="berschrift8"/>
    <w:uiPriority w:val="99"/>
    <w:rsid w:val="004833CD"/>
    <w:rPr>
      <w:sz w:val="18"/>
      <w:szCs w:val="18"/>
      <w14:numForm w14:val="lining"/>
    </w:rPr>
  </w:style>
  <w:style w:type="character" w:customStyle="1" w:styleId="berschrift9Zchn">
    <w:name w:val="Überschrift 9 Zchn"/>
    <w:basedOn w:val="Absatz-Standardschriftart"/>
    <w:link w:val="berschrift9"/>
    <w:uiPriority w:val="99"/>
    <w:rsid w:val="004833CD"/>
    <w:rPr>
      <w:sz w:val="18"/>
      <w:szCs w:val="18"/>
      <w14:numForm w14:val="lining"/>
    </w:rPr>
  </w:style>
  <w:style w:type="paragraph" w:styleId="Beschriftung">
    <w:name w:val="caption"/>
    <w:basedOn w:val="Standard"/>
    <w:next w:val="Standard"/>
    <w:uiPriority w:val="99"/>
    <w:qFormat/>
    <w:rsid w:val="004833CD"/>
    <w:pPr>
      <w:keepNext/>
      <w:spacing w:before="690"/>
    </w:pPr>
    <w:rPr>
      <w:bCs/>
      <w:color w:val="595959" w:themeColor="text1" w:themeTint="A6"/>
      <w:szCs w:val="16"/>
    </w:rPr>
  </w:style>
  <w:style w:type="paragraph" w:customStyle="1" w:styleId="ProgrammWannWas">
    <w:name w:val="Programm Wann Was"/>
    <w:aliases w:val="P-Wann-Was"/>
    <w:basedOn w:val="Standard"/>
    <w:uiPriority w:val="23"/>
    <w:qFormat/>
    <w:rsid w:val="004833CD"/>
    <w:pPr>
      <w:ind w:left="1888" w:hanging="1888"/>
    </w:pPr>
    <w:rPr>
      <w:rFonts w:eastAsia="Times New Roman" w:cs="Times New Roman"/>
      <w:szCs w:val="22"/>
      <w:lang w:eastAsia="de-AT"/>
    </w:rPr>
  </w:style>
  <w:style w:type="character" w:styleId="Fett">
    <w:name w:val="Strong"/>
    <w:uiPriority w:val="22"/>
    <w:qFormat/>
    <w:rsid w:val="004833CD"/>
    <w:rPr>
      <w:b/>
      <w:bCs/>
    </w:rPr>
  </w:style>
  <w:style w:type="paragraph" w:styleId="Kommentartext">
    <w:name w:val="annotation text"/>
    <w:basedOn w:val="Standard"/>
    <w:link w:val="KommentartextZchn"/>
    <w:semiHidden/>
    <w:unhideWhenUsed/>
    <w:rsid w:val="004833CD"/>
    <w:pPr>
      <w:spacing w:line="240" w:lineRule="auto"/>
    </w:pPr>
    <w:rPr>
      <w:sz w:val="20"/>
    </w:rPr>
  </w:style>
  <w:style w:type="paragraph" w:styleId="Listenabsatz">
    <w:name w:val="List Paragraph"/>
    <w:basedOn w:val="Standard"/>
    <w:uiPriority w:val="34"/>
    <w:unhideWhenUsed/>
    <w:qFormat/>
    <w:rsid w:val="004833CD"/>
    <w:pPr>
      <w:numPr>
        <w:numId w:val="10"/>
      </w:numPr>
      <w:contextualSpacing/>
    </w:pPr>
  </w:style>
  <w:style w:type="paragraph" w:styleId="Zitat">
    <w:name w:val="Quote"/>
    <w:basedOn w:val="Standard"/>
    <w:next w:val="Standard"/>
    <w:link w:val="ZitatZchn"/>
    <w:uiPriority w:val="20"/>
    <w:qFormat/>
    <w:rsid w:val="004833CD"/>
    <w:pPr>
      <w:ind w:left="397" w:right="794"/>
    </w:pPr>
    <w:rPr>
      <w:iCs/>
      <w:color w:val="E1320F" w:themeColor="text2"/>
      <w:sz w:val="25"/>
      <w:szCs w:val="20"/>
      <w14:numForm w14:val="default"/>
    </w:rPr>
  </w:style>
  <w:style w:type="character" w:customStyle="1" w:styleId="ZitatZchn">
    <w:name w:val="Zitat Zchn"/>
    <w:basedOn w:val="Absatz-Standardschriftart"/>
    <w:link w:val="Zitat"/>
    <w:uiPriority w:val="20"/>
    <w:rsid w:val="004833CD"/>
    <w:rPr>
      <w:iCs/>
      <w:color w:val="E1320F" w:themeColor="text2"/>
      <w:sz w:val="25"/>
      <w:szCs w:val="20"/>
      <w:lang w:val="de-AT"/>
    </w:rPr>
  </w:style>
  <w:style w:type="paragraph" w:styleId="IntensivesZitat">
    <w:name w:val="Intense Quote"/>
    <w:basedOn w:val="Standard"/>
    <w:next w:val="Standard"/>
    <w:link w:val="IntensivesZitatZchn"/>
    <w:uiPriority w:val="30"/>
    <w:semiHidden/>
    <w:rsid w:val="004833CD"/>
    <w:pPr>
      <w:spacing w:after="0"/>
    </w:pPr>
    <w:rPr>
      <w:i/>
      <w:iCs/>
    </w:rPr>
  </w:style>
  <w:style w:type="character" w:customStyle="1" w:styleId="IntensivesZitatZchn">
    <w:name w:val="Intensives Zitat Zchn"/>
    <w:basedOn w:val="Absatz-Standardschriftart"/>
    <w:link w:val="IntensivesZitat"/>
    <w:uiPriority w:val="30"/>
    <w:semiHidden/>
    <w:rsid w:val="004833CD"/>
    <w:rPr>
      <w:i/>
      <w:iCs/>
      <w14:numForm w14:val="lining"/>
    </w:rPr>
  </w:style>
  <w:style w:type="character" w:styleId="IntensiveHervorhebung">
    <w:name w:val="Intense Emphasis"/>
    <w:uiPriority w:val="59"/>
    <w:semiHidden/>
    <w:rsid w:val="004833CD"/>
    <w:rPr>
      <w:b/>
      <w:bCs/>
      <w:caps w:val="0"/>
      <w:smallCaps w:val="0"/>
      <w:strike w:val="0"/>
      <w:dstrike w:val="0"/>
      <w:vanish w:val="0"/>
      <w:color w:val="E1320F" w:themeColor="text2"/>
      <w:spacing w:val="0"/>
      <w:vertAlign w:val="baseline"/>
    </w:rPr>
  </w:style>
  <w:style w:type="paragraph" w:customStyle="1" w:styleId="KennZ">
    <w:name w:val="KennZ"/>
    <w:basedOn w:val="GZ"/>
    <w:uiPriority w:val="49"/>
    <w:semiHidden/>
    <w:qFormat/>
    <w:rsid w:val="004833CD"/>
    <w:pPr>
      <w:spacing w:before="0" w:after="345"/>
    </w:pPr>
    <w:rPr>
      <w:b/>
      <w:caps/>
    </w:rPr>
  </w:style>
  <w:style w:type="character" w:styleId="IntensiverVerweis">
    <w:name w:val="Intense Reference"/>
    <w:uiPriority w:val="32"/>
    <w:semiHidden/>
    <w:rsid w:val="004833CD"/>
    <w:rPr>
      <w:b/>
      <w:bCs/>
      <w:i/>
      <w:iCs/>
      <w:caps w:val="0"/>
      <w:color w:val="E1320F" w:themeColor="text2"/>
    </w:rPr>
  </w:style>
  <w:style w:type="paragraph" w:styleId="Inhaltsverzeichnisberschrift">
    <w:name w:val="TOC Heading"/>
    <w:basedOn w:val="berschrift1"/>
    <w:next w:val="Standard"/>
    <w:uiPriority w:val="39"/>
    <w:qFormat/>
    <w:rsid w:val="004833CD"/>
    <w:pPr>
      <w:spacing w:after="345" w:line="300" w:lineRule="auto"/>
      <w:outlineLvl w:val="9"/>
    </w:pPr>
    <w:rPr>
      <w:b w:val="0"/>
      <w:sz w:val="25"/>
    </w:rPr>
  </w:style>
  <w:style w:type="paragraph" w:customStyle="1" w:styleId="PersonalName">
    <w:name w:val="Personal Name"/>
    <w:basedOn w:val="Standard"/>
    <w:uiPriority w:val="99"/>
    <w:semiHidden/>
    <w:rsid w:val="004833CD"/>
    <w:pPr>
      <w:spacing w:before="720"/>
    </w:pPr>
    <w:rPr>
      <w:b/>
      <w:color w:val="000000"/>
      <w:spacing w:val="10"/>
      <w:kern w:val="28"/>
      <w:sz w:val="28"/>
      <w:szCs w:val="28"/>
    </w:rPr>
  </w:style>
  <w:style w:type="character" w:customStyle="1" w:styleId="KeinLeerraumZchn">
    <w:name w:val="Kein Leerraum Zchn"/>
    <w:basedOn w:val="Absatz-Standardschriftart"/>
    <w:link w:val="KeinLeerraum"/>
    <w:rsid w:val="004833CD"/>
    <w:rPr>
      <w:szCs w:val="20"/>
      <w:lang w:val="de-AT"/>
      <w14:numForm w14:val="lining"/>
    </w:rPr>
  </w:style>
  <w:style w:type="paragraph" w:styleId="Sprechblasentext">
    <w:name w:val="Balloon Text"/>
    <w:basedOn w:val="Standard"/>
    <w:link w:val="SprechblasentextZchn"/>
    <w:semiHidden/>
    <w:unhideWhenUsed/>
    <w:rsid w:val="004833C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833CD"/>
    <w:rPr>
      <w:rFonts w:ascii="Tahoma" w:hAnsi="Tahoma" w:cs="Tahoma"/>
      <w:sz w:val="16"/>
      <w:szCs w:val="16"/>
      <w14:numForm w14:val="lining"/>
    </w:rPr>
  </w:style>
  <w:style w:type="table" w:styleId="Tabellenraster">
    <w:name w:val="Table Grid"/>
    <w:basedOn w:val="NormaleTabelle"/>
    <w:uiPriority w:val="39"/>
    <w:rsid w:val="004833CD"/>
    <w:pPr>
      <w:spacing w:after="0" w:line="264" w:lineRule="auto"/>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style>
  <w:style w:type="character" w:styleId="Hyperlink">
    <w:name w:val="Hyperlink"/>
    <w:basedOn w:val="Absatz-Standardschriftart"/>
    <w:uiPriority w:val="99"/>
    <w:qFormat/>
    <w:rsid w:val="004833CD"/>
    <w:rPr>
      <w:color w:val="auto"/>
      <w:u w:val="single"/>
    </w:rPr>
  </w:style>
  <w:style w:type="paragraph" w:styleId="Kopfzeile">
    <w:name w:val="header"/>
    <w:basedOn w:val="Standard"/>
    <w:link w:val="KopfzeileZchn"/>
    <w:rsid w:val="004833CD"/>
    <w:pPr>
      <w:tabs>
        <w:tab w:val="center" w:pos="4536"/>
        <w:tab w:val="right" w:pos="9072"/>
      </w:tabs>
      <w:spacing w:after="0" w:line="240" w:lineRule="auto"/>
    </w:pPr>
  </w:style>
  <w:style w:type="character" w:customStyle="1" w:styleId="KopfzeileZchn">
    <w:name w:val="Kopfzeile Zchn"/>
    <w:basedOn w:val="Absatz-Standardschriftart"/>
    <w:link w:val="Kopfzeile"/>
    <w:rsid w:val="004833CD"/>
    <w:rPr>
      <w14:numForm w14:val="lining"/>
    </w:rPr>
  </w:style>
  <w:style w:type="paragraph" w:customStyle="1" w:styleId="Grussformel">
    <w:name w:val="Grussformel"/>
    <w:basedOn w:val="KeinLeerraum"/>
    <w:uiPriority w:val="49"/>
    <w:semiHidden/>
    <w:qFormat/>
    <w:rsid w:val="004833CD"/>
    <w:pPr>
      <w:spacing w:before="285" w:after="285"/>
    </w:pPr>
    <w:rPr>
      <w:szCs w:val="23"/>
      <w:lang w:val="de-DE"/>
    </w:rPr>
  </w:style>
  <w:style w:type="paragraph" w:customStyle="1" w:styleId="Logoabsatz">
    <w:name w:val="Logoabsatz"/>
    <w:basedOn w:val="KeinLeerraum"/>
    <w:uiPriority w:val="49"/>
    <w:semiHidden/>
    <w:rsid w:val="004833CD"/>
    <w:pPr>
      <w:spacing w:after="1840" w:line="240" w:lineRule="auto"/>
    </w:pPr>
    <w:rPr>
      <w:noProof/>
      <w:lang w:eastAsia="de-AT"/>
    </w:rPr>
  </w:style>
  <w:style w:type="character" w:styleId="Platzhaltertext">
    <w:name w:val="Placeholder Text"/>
    <w:basedOn w:val="Absatz-Standardschriftart"/>
    <w:uiPriority w:val="99"/>
    <w:semiHidden/>
    <w:rsid w:val="004833CD"/>
    <w:rPr>
      <w:color w:val="808080"/>
    </w:rPr>
  </w:style>
  <w:style w:type="paragraph" w:styleId="Titel">
    <w:name w:val="Title"/>
    <w:basedOn w:val="Standard"/>
    <w:next w:val="Untertitel"/>
    <w:link w:val="TitelZchn"/>
    <w:qFormat/>
    <w:rsid w:val="00944E07"/>
    <w:pPr>
      <w:framePr w:w="9072" w:hSpace="284" w:wrap="around" w:vAnchor="text" w:hAnchor="page" w:x="1532" w:y="1" w:anchorLock="1"/>
      <w:spacing w:line="690" w:lineRule="exact"/>
      <w:outlineLvl w:val="0"/>
    </w:pPr>
    <w:rPr>
      <w:rFonts w:eastAsia="Calibri" w:cs="Times New Roman"/>
      <w:b/>
      <w:sz w:val="56"/>
      <w:szCs w:val="60"/>
    </w:rPr>
  </w:style>
  <w:style w:type="character" w:customStyle="1" w:styleId="TitelZchn">
    <w:name w:val="Titel Zchn"/>
    <w:basedOn w:val="Absatz-Standardschriftart"/>
    <w:link w:val="Titel"/>
    <w:rsid w:val="00944E07"/>
    <w:rPr>
      <w:rFonts w:ascii="Calibri" w:eastAsia="Calibri" w:hAnsi="Calibri" w:cs="Times New Roman"/>
      <w:b/>
      <w:sz w:val="56"/>
      <w:szCs w:val="60"/>
      <w:lang w:val="de-AT"/>
      <w14:numForm w14:val="lining"/>
    </w:rPr>
  </w:style>
  <w:style w:type="paragraph" w:styleId="Untertitel">
    <w:name w:val="Subtitle"/>
    <w:basedOn w:val="Standard"/>
    <w:next w:val="Standard"/>
    <w:link w:val="UntertitelZchn"/>
    <w:qFormat/>
    <w:rsid w:val="00944E07"/>
    <w:pPr>
      <w:framePr w:vSpace="1134" w:wrap="around" w:vAnchor="text" w:hAnchor="page" w:x="1532" w:y="1"/>
      <w:numPr>
        <w:ilvl w:val="1"/>
      </w:numPr>
    </w:pPr>
    <w:rPr>
      <w:rFonts w:eastAsiaTheme="majorEastAsia" w:cstheme="majorBidi"/>
      <w:iCs/>
      <w:sz w:val="28"/>
      <w:szCs w:val="24"/>
    </w:rPr>
  </w:style>
  <w:style w:type="character" w:customStyle="1" w:styleId="UntertitelZchn">
    <w:name w:val="Untertitel Zchn"/>
    <w:basedOn w:val="Absatz-Standardschriftart"/>
    <w:link w:val="Untertitel"/>
    <w:rsid w:val="00944E07"/>
    <w:rPr>
      <w:rFonts w:ascii="Calibri" w:eastAsiaTheme="majorEastAsia" w:hAnsi="Calibri" w:cstheme="majorBidi"/>
      <w:iCs/>
      <w:sz w:val="28"/>
      <w:szCs w:val="24"/>
      <w:lang w:val="de-AT"/>
      <w14:numForm w14:val="lining"/>
    </w:rPr>
  </w:style>
  <w:style w:type="paragraph" w:customStyle="1" w:styleId="Anschriftdaten">
    <w:name w:val="Anschriftdaten"/>
    <w:basedOn w:val="KeinLeerraum"/>
    <w:uiPriority w:val="49"/>
    <w:semiHidden/>
    <w:rsid w:val="004833CD"/>
    <w:pPr>
      <w:spacing w:line="252" w:lineRule="auto"/>
      <w:ind w:right="1701"/>
    </w:pPr>
  </w:style>
  <w:style w:type="character" w:customStyle="1" w:styleId="Kursiv">
    <w:name w:val="Kursiv"/>
    <w:basedOn w:val="Absatz-Standardschriftart"/>
    <w:uiPriority w:val="59"/>
    <w:qFormat/>
    <w:rsid w:val="004833CD"/>
    <w:rPr>
      <w:i/>
      <w:iCs/>
    </w:rPr>
  </w:style>
  <w:style w:type="paragraph" w:customStyle="1" w:styleId="TH-Spalte">
    <w:name w:val="TH-Spalte"/>
    <w:basedOn w:val="TD"/>
    <w:uiPriority w:val="4"/>
    <w:rsid w:val="004833CD"/>
    <w:rPr>
      <w:b/>
    </w:rPr>
  </w:style>
  <w:style w:type="character" w:customStyle="1" w:styleId="ROTFett">
    <w:name w:val="ROT+Fett"/>
    <w:basedOn w:val="ROT"/>
    <w:uiPriority w:val="59"/>
    <w:qFormat/>
    <w:rsid w:val="004833CD"/>
    <w:rPr>
      <w:b/>
      <w:bCs/>
      <w:color w:val="E1320F" w:themeColor="text2"/>
      <w:lang w:val="de-DE"/>
    </w:rPr>
  </w:style>
  <w:style w:type="paragraph" w:customStyle="1" w:styleId="TH-Spaltelinks">
    <w:name w:val="TH-Spalte links"/>
    <w:aliases w:val="TH Sp links"/>
    <w:basedOn w:val="TH-Spalte"/>
    <w:uiPriority w:val="4"/>
    <w:qFormat/>
    <w:rsid w:val="004833CD"/>
    <w:pPr>
      <w:jc w:val="left"/>
    </w:pPr>
  </w:style>
  <w:style w:type="paragraph" w:styleId="Aufzhlungszeichen">
    <w:name w:val="List Bullet"/>
    <w:aliases w:val="UL 1"/>
    <w:basedOn w:val="Standard"/>
    <w:qFormat/>
    <w:rsid w:val="004833CD"/>
    <w:pPr>
      <w:numPr>
        <w:numId w:val="5"/>
      </w:numPr>
      <w:spacing w:after="0"/>
      <w:contextualSpacing/>
    </w:pPr>
    <w:rPr>
      <w:rFonts w:eastAsiaTheme="minorHAnsi" w:cs="Times New Roman"/>
      <w:szCs w:val="24"/>
      <w:lang w:eastAsia="de-AT"/>
    </w:rPr>
  </w:style>
  <w:style w:type="paragraph" w:styleId="Aufzhlungszeichen2">
    <w:name w:val="List Bullet 2"/>
    <w:aliases w:val="UL 2"/>
    <w:basedOn w:val="Aufzhlungszeichen"/>
    <w:uiPriority w:val="11"/>
    <w:qFormat/>
    <w:rsid w:val="004833CD"/>
    <w:pPr>
      <w:numPr>
        <w:ilvl w:val="1"/>
      </w:numPr>
    </w:pPr>
  </w:style>
  <w:style w:type="paragraph" w:styleId="Aufzhlungszeichen3">
    <w:name w:val="List Bullet 3"/>
    <w:aliases w:val="UL 3"/>
    <w:basedOn w:val="Standard"/>
    <w:uiPriority w:val="11"/>
    <w:rsid w:val="004833CD"/>
    <w:pPr>
      <w:numPr>
        <w:ilvl w:val="2"/>
        <w:numId w:val="5"/>
      </w:numPr>
      <w:spacing w:after="0"/>
    </w:pPr>
    <w:rPr>
      <w:rFonts w:eastAsia="Times New Roman" w:cs="Times New Roman"/>
      <w:szCs w:val="22"/>
      <w:lang w:eastAsia="de-AT"/>
    </w:rPr>
  </w:style>
  <w:style w:type="paragraph" w:styleId="Aufzhlungszeichen4">
    <w:name w:val="List Bullet 4"/>
    <w:basedOn w:val="Standard"/>
    <w:uiPriority w:val="11"/>
    <w:semiHidden/>
    <w:rsid w:val="004833CD"/>
    <w:pPr>
      <w:numPr>
        <w:ilvl w:val="3"/>
        <w:numId w:val="5"/>
      </w:numPr>
      <w:spacing w:after="0"/>
    </w:pPr>
    <w:rPr>
      <w:rFonts w:eastAsia="Times New Roman" w:cs="Times New Roman"/>
      <w:szCs w:val="22"/>
      <w:lang w:eastAsia="de-AT"/>
    </w:rPr>
  </w:style>
  <w:style w:type="numbering" w:customStyle="1" w:styleId="ATUnsortierteListe">
    <w:name w:val="AT Unsortierte Liste"/>
    <w:uiPriority w:val="99"/>
    <w:rsid w:val="004833CD"/>
    <w:pPr>
      <w:numPr>
        <w:numId w:val="4"/>
      </w:numPr>
    </w:pPr>
  </w:style>
  <w:style w:type="paragraph" w:styleId="Aufzhlungszeichen5">
    <w:name w:val="List Bullet 5"/>
    <w:basedOn w:val="Standard"/>
    <w:uiPriority w:val="11"/>
    <w:semiHidden/>
    <w:rsid w:val="004833CD"/>
    <w:pPr>
      <w:numPr>
        <w:ilvl w:val="4"/>
        <w:numId w:val="5"/>
      </w:numPr>
      <w:spacing w:after="0"/>
    </w:pPr>
    <w:rPr>
      <w:rFonts w:eastAsia="Times New Roman" w:cs="Times New Roman"/>
      <w:szCs w:val="22"/>
      <w:lang w:eastAsia="de-AT"/>
    </w:rPr>
  </w:style>
  <w:style w:type="paragraph" w:customStyle="1" w:styleId="Aufzhlungszeichen6">
    <w:name w:val="Aufzählungszeichen 6"/>
    <w:basedOn w:val="Standard"/>
    <w:uiPriority w:val="11"/>
    <w:semiHidden/>
    <w:rsid w:val="004833CD"/>
    <w:pPr>
      <w:numPr>
        <w:ilvl w:val="5"/>
        <w:numId w:val="5"/>
      </w:numPr>
      <w:spacing w:after="0"/>
    </w:pPr>
    <w:rPr>
      <w:rFonts w:eastAsia="Times New Roman" w:cs="Times New Roman"/>
      <w:szCs w:val="22"/>
      <w:lang w:eastAsia="de-AT"/>
    </w:rPr>
  </w:style>
  <w:style w:type="paragraph" w:customStyle="1" w:styleId="Aufzhlungszeichen7">
    <w:name w:val="Aufzählungszeichen 7"/>
    <w:basedOn w:val="Standard"/>
    <w:uiPriority w:val="11"/>
    <w:semiHidden/>
    <w:rsid w:val="004833CD"/>
    <w:pPr>
      <w:numPr>
        <w:ilvl w:val="6"/>
        <w:numId w:val="5"/>
      </w:numPr>
      <w:spacing w:after="0"/>
    </w:pPr>
    <w:rPr>
      <w:rFonts w:eastAsia="Times New Roman" w:cs="Times New Roman"/>
      <w:szCs w:val="22"/>
      <w:lang w:eastAsia="de-AT"/>
    </w:rPr>
  </w:style>
  <w:style w:type="paragraph" w:customStyle="1" w:styleId="Aufzhlungszeichen8">
    <w:name w:val="Aufzählungszeichen 8"/>
    <w:basedOn w:val="Standard"/>
    <w:uiPriority w:val="11"/>
    <w:semiHidden/>
    <w:rsid w:val="004833CD"/>
    <w:pPr>
      <w:numPr>
        <w:ilvl w:val="7"/>
        <w:numId w:val="5"/>
      </w:numPr>
      <w:spacing w:after="0"/>
    </w:pPr>
    <w:rPr>
      <w:rFonts w:eastAsia="Times New Roman" w:cs="Times New Roman"/>
      <w:szCs w:val="22"/>
      <w:lang w:eastAsia="de-AT"/>
    </w:rPr>
  </w:style>
  <w:style w:type="paragraph" w:customStyle="1" w:styleId="Aufzhlungszeichen9">
    <w:name w:val="Aufzählungszeichen 9"/>
    <w:basedOn w:val="Standard"/>
    <w:uiPriority w:val="11"/>
    <w:semiHidden/>
    <w:rsid w:val="004833CD"/>
    <w:pPr>
      <w:numPr>
        <w:ilvl w:val="8"/>
        <w:numId w:val="5"/>
      </w:numPr>
      <w:spacing w:after="0"/>
    </w:pPr>
    <w:rPr>
      <w:rFonts w:eastAsia="Times New Roman" w:cs="Times New Roman"/>
      <w:szCs w:val="22"/>
      <w:lang w:eastAsia="de-AT"/>
    </w:rPr>
  </w:style>
  <w:style w:type="paragraph" w:customStyle="1" w:styleId="Brief2">
    <w:name w:val="Brief Ü2"/>
    <w:basedOn w:val="berschrift2"/>
    <w:next w:val="Standard"/>
    <w:uiPriority w:val="2"/>
    <w:semiHidden/>
    <w:rsid w:val="004833CD"/>
    <w:pPr>
      <w:spacing w:before="345" w:line="264" w:lineRule="auto"/>
    </w:pPr>
    <w:rPr>
      <w:sz w:val="28"/>
    </w:rPr>
  </w:style>
  <w:style w:type="paragraph" w:customStyle="1" w:styleId="Brief3">
    <w:name w:val="Brief Ü3"/>
    <w:basedOn w:val="berschrift3"/>
    <w:next w:val="Standard"/>
    <w:uiPriority w:val="2"/>
    <w:semiHidden/>
    <w:rsid w:val="004833CD"/>
    <w:pPr>
      <w:spacing w:before="345"/>
    </w:pPr>
  </w:style>
  <w:style w:type="paragraph" w:customStyle="1" w:styleId="ProgrammAbsatz">
    <w:name w:val="Programm Absatz"/>
    <w:aliases w:val="P-Absatz"/>
    <w:basedOn w:val="ProgrammWannWas"/>
    <w:uiPriority w:val="24"/>
    <w:qFormat/>
    <w:rsid w:val="004833CD"/>
    <w:pPr>
      <w:ind w:firstLine="0"/>
    </w:pPr>
  </w:style>
  <w:style w:type="paragraph" w:customStyle="1" w:styleId="Betreff">
    <w:name w:val="Betreff"/>
    <w:aliases w:val="Betreff-Titel,Betreff-H1"/>
    <w:basedOn w:val="Standard"/>
    <w:next w:val="StdVOR"/>
    <w:link w:val="BetreffZchn"/>
    <w:uiPriority w:val="2"/>
    <w:semiHidden/>
    <w:rsid w:val="004833CD"/>
    <w:pPr>
      <w:shd w:val="clear" w:color="auto" w:fill="FFFFFF"/>
      <w:spacing w:line="264" w:lineRule="auto"/>
      <w:outlineLvl w:val="0"/>
    </w:pPr>
    <w:rPr>
      <w:rFonts w:asciiTheme="majorHAnsi" w:hAnsiTheme="majorHAnsi"/>
      <w:b/>
      <w:sz w:val="28"/>
    </w:rPr>
  </w:style>
  <w:style w:type="paragraph" w:customStyle="1" w:styleId="TD">
    <w:name w:val="TD"/>
    <w:basedOn w:val="Standard"/>
    <w:uiPriority w:val="4"/>
    <w:rsid w:val="004833CD"/>
    <w:pPr>
      <w:spacing w:after="0"/>
      <w:jc w:val="right"/>
    </w:pPr>
    <w:rPr>
      <w:sz w:val="19"/>
    </w:rPr>
  </w:style>
  <w:style w:type="paragraph" w:customStyle="1" w:styleId="TDlinks">
    <w:name w:val="TD links"/>
    <w:basedOn w:val="TD"/>
    <w:uiPriority w:val="4"/>
    <w:qFormat/>
    <w:rsid w:val="004833CD"/>
    <w:pPr>
      <w:jc w:val="left"/>
    </w:pPr>
  </w:style>
  <w:style w:type="table" w:styleId="HelleSchattierung">
    <w:name w:val="Light Shading"/>
    <w:basedOn w:val="NormaleTabelle"/>
    <w:uiPriority w:val="60"/>
    <w:rsid w:val="004833C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Liste">
    <w:name w:val="Light List"/>
    <w:basedOn w:val="NormaleTabelle"/>
    <w:uiPriority w:val="61"/>
    <w:rsid w:val="004833C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E6EFF3"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Raster-Akzent6">
    <w:name w:val="Light Grid Accent 6"/>
    <w:basedOn w:val="NormaleTabelle"/>
    <w:uiPriority w:val="62"/>
    <w:rsid w:val="004833CD"/>
    <w:pPr>
      <w:spacing w:after="0" w:line="240" w:lineRule="auto"/>
    </w:pPr>
    <w:tblPr>
      <w:tblStyleRowBandSize w:val="1"/>
      <w:tblStyleColBandSize w:val="1"/>
      <w:tblBorders>
        <w:top w:val="single" w:sz="8" w:space="0" w:color="BCCF00" w:themeColor="accent6"/>
        <w:left w:val="single" w:sz="8" w:space="0" w:color="BCCF00" w:themeColor="accent6"/>
        <w:bottom w:val="single" w:sz="8" w:space="0" w:color="BCCF00" w:themeColor="accent6"/>
        <w:right w:val="single" w:sz="8" w:space="0" w:color="BCCF00" w:themeColor="accent6"/>
        <w:insideH w:val="single" w:sz="8" w:space="0" w:color="BCCF00" w:themeColor="accent6"/>
        <w:insideV w:val="single" w:sz="8" w:space="0" w:color="BCCF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CCF00" w:themeColor="accent6"/>
          <w:left w:val="single" w:sz="8" w:space="0" w:color="BCCF00" w:themeColor="accent6"/>
          <w:bottom w:val="single" w:sz="18" w:space="0" w:color="BCCF00" w:themeColor="accent6"/>
          <w:right w:val="single" w:sz="8" w:space="0" w:color="BCCF00" w:themeColor="accent6"/>
          <w:insideH w:val="nil"/>
          <w:insideV w:val="single" w:sz="8" w:space="0" w:color="BCCF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CCF00" w:themeColor="accent6"/>
          <w:left w:val="single" w:sz="8" w:space="0" w:color="BCCF00" w:themeColor="accent6"/>
          <w:bottom w:val="single" w:sz="8" w:space="0" w:color="BCCF00" w:themeColor="accent6"/>
          <w:right w:val="single" w:sz="8" w:space="0" w:color="BCCF00" w:themeColor="accent6"/>
          <w:insideH w:val="nil"/>
          <w:insideV w:val="single" w:sz="8" w:space="0" w:color="BCCF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CCF00" w:themeColor="accent6"/>
          <w:left w:val="single" w:sz="8" w:space="0" w:color="BCCF00" w:themeColor="accent6"/>
          <w:bottom w:val="single" w:sz="8" w:space="0" w:color="BCCF00" w:themeColor="accent6"/>
          <w:right w:val="single" w:sz="8" w:space="0" w:color="BCCF00" w:themeColor="accent6"/>
        </w:tcBorders>
      </w:tcPr>
    </w:tblStylePr>
    <w:tblStylePr w:type="band1Vert">
      <w:tblPr/>
      <w:tcPr>
        <w:tcBorders>
          <w:top w:val="single" w:sz="8" w:space="0" w:color="BCCF00" w:themeColor="accent6"/>
          <w:left w:val="single" w:sz="8" w:space="0" w:color="BCCF00" w:themeColor="accent6"/>
          <w:bottom w:val="single" w:sz="8" w:space="0" w:color="BCCF00" w:themeColor="accent6"/>
          <w:right w:val="single" w:sz="8" w:space="0" w:color="BCCF00" w:themeColor="accent6"/>
        </w:tcBorders>
        <w:shd w:val="clear" w:color="auto" w:fill="F7FFB4" w:themeFill="accent6" w:themeFillTint="3F"/>
      </w:tcPr>
    </w:tblStylePr>
    <w:tblStylePr w:type="band1Horz">
      <w:tblPr/>
      <w:tcPr>
        <w:tcBorders>
          <w:top w:val="single" w:sz="8" w:space="0" w:color="BCCF00" w:themeColor="accent6"/>
          <w:left w:val="single" w:sz="8" w:space="0" w:color="BCCF00" w:themeColor="accent6"/>
          <w:bottom w:val="single" w:sz="8" w:space="0" w:color="BCCF00" w:themeColor="accent6"/>
          <w:right w:val="single" w:sz="8" w:space="0" w:color="BCCF00" w:themeColor="accent6"/>
          <w:insideV w:val="single" w:sz="8" w:space="0" w:color="BCCF00" w:themeColor="accent6"/>
        </w:tcBorders>
        <w:shd w:val="clear" w:color="auto" w:fill="F7FFB4" w:themeFill="accent6" w:themeFillTint="3F"/>
      </w:tcPr>
    </w:tblStylePr>
    <w:tblStylePr w:type="band2Horz">
      <w:tblPr/>
      <w:tcPr>
        <w:tcBorders>
          <w:top w:val="single" w:sz="8" w:space="0" w:color="BCCF00" w:themeColor="accent6"/>
          <w:left w:val="single" w:sz="8" w:space="0" w:color="BCCF00" w:themeColor="accent6"/>
          <w:bottom w:val="single" w:sz="8" w:space="0" w:color="BCCF00" w:themeColor="accent6"/>
          <w:right w:val="single" w:sz="8" w:space="0" w:color="BCCF00" w:themeColor="accent6"/>
          <w:insideV w:val="single" w:sz="8" w:space="0" w:color="BCCF00" w:themeColor="accent6"/>
        </w:tcBorders>
      </w:tcPr>
    </w:tblStylePr>
  </w:style>
  <w:style w:type="table" w:styleId="MittlereSchattierung1-Akzent4">
    <w:name w:val="Medium Shading 1 Accent 4"/>
    <w:basedOn w:val="NormaleTabelle"/>
    <w:uiPriority w:val="63"/>
    <w:rsid w:val="004833CD"/>
    <w:pPr>
      <w:spacing w:after="0" w:line="240" w:lineRule="auto"/>
    </w:pPr>
    <w:tblPr>
      <w:tblStyleRowBandSize w:val="1"/>
      <w:tblStyleColBandSize w:val="1"/>
      <w:tblBorders>
        <w:top w:val="single" w:sz="8" w:space="0" w:color="FFB638" w:themeColor="accent4" w:themeTint="BF"/>
        <w:left w:val="single" w:sz="8" w:space="0" w:color="FFB638" w:themeColor="accent4" w:themeTint="BF"/>
        <w:bottom w:val="single" w:sz="8" w:space="0" w:color="FFB638" w:themeColor="accent4" w:themeTint="BF"/>
        <w:right w:val="single" w:sz="8" w:space="0" w:color="FFB638" w:themeColor="accent4" w:themeTint="BF"/>
        <w:insideH w:val="single" w:sz="8" w:space="0" w:color="FFB638" w:themeColor="accent4" w:themeTint="BF"/>
      </w:tblBorders>
    </w:tblPr>
    <w:tblStylePr w:type="firstRow">
      <w:pPr>
        <w:spacing w:before="0" w:after="0" w:line="240" w:lineRule="auto"/>
      </w:pPr>
      <w:rPr>
        <w:b/>
        <w:bCs/>
        <w:color w:val="E6EFF3" w:themeColor="background1"/>
      </w:rPr>
      <w:tblPr/>
      <w:tcPr>
        <w:tcBorders>
          <w:top w:val="single" w:sz="8" w:space="0" w:color="FFB638" w:themeColor="accent4" w:themeTint="BF"/>
          <w:left w:val="single" w:sz="8" w:space="0" w:color="FFB638" w:themeColor="accent4" w:themeTint="BF"/>
          <w:bottom w:val="single" w:sz="8" w:space="0" w:color="FFB638" w:themeColor="accent4" w:themeTint="BF"/>
          <w:right w:val="single" w:sz="8" w:space="0" w:color="FFB638" w:themeColor="accent4" w:themeTint="BF"/>
          <w:insideH w:val="nil"/>
          <w:insideV w:val="nil"/>
        </w:tcBorders>
        <w:shd w:val="clear" w:color="auto" w:fill="F59C00" w:themeFill="accent4"/>
      </w:tcPr>
    </w:tblStylePr>
    <w:tblStylePr w:type="lastRow">
      <w:pPr>
        <w:spacing w:before="0" w:after="0" w:line="240" w:lineRule="auto"/>
      </w:pPr>
      <w:rPr>
        <w:b/>
        <w:bCs/>
      </w:rPr>
      <w:tblPr/>
      <w:tcPr>
        <w:tcBorders>
          <w:top w:val="double" w:sz="6" w:space="0" w:color="FFB638" w:themeColor="accent4" w:themeTint="BF"/>
          <w:left w:val="single" w:sz="8" w:space="0" w:color="FFB638" w:themeColor="accent4" w:themeTint="BF"/>
          <w:bottom w:val="single" w:sz="8" w:space="0" w:color="FFB638" w:themeColor="accent4" w:themeTint="BF"/>
          <w:right w:val="single" w:sz="8" w:space="0" w:color="FFB6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7BD" w:themeFill="accent4" w:themeFillTint="3F"/>
      </w:tcPr>
    </w:tblStylePr>
    <w:tblStylePr w:type="band1Horz">
      <w:tblPr/>
      <w:tcPr>
        <w:tcBorders>
          <w:insideH w:val="nil"/>
          <w:insideV w:val="nil"/>
        </w:tcBorders>
        <w:shd w:val="clear" w:color="auto" w:fill="FFE7BD"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4833CD"/>
    <w:pPr>
      <w:spacing w:after="0" w:line="240" w:lineRule="auto"/>
    </w:pPr>
    <w:tblPr>
      <w:tblStyleRowBandSize w:val="1"/>
      <w:tblStyleColBandSize w:val="1"/>
      <w:tblBorders>
        <w:top w:val="single" w:sz="8" w:space="0" w:color="69C2D0" w:themeColor="accent5" w:themeTint="BF"/>
        <w:left w:val="single" w:sz="8" w:space="0" w:color="69C2D0" w:themeColor="accent5" w:themeTint="BF"/>
        <w:bottom w:val="single" w:sz="8" w:space="0" w:color="69C2D0" w:themeColor="accent5" w:themeTint="BF"/>
        <w:right w:val="single" w:sz="8" w:space="0" w:color="69C2D0" w:themeColor="accent5" w:themeTint="BF"/>
        <w:insideH w:val="single" w:sz="8" w:space="0" w:color="69C2D0" w:themeColor="accent5" w:themeTint="BF"/>
      </w:tblBorders>
    </w:tblPr>
    <w:tblStylePr w:type="firstRow">
      <w:pPr>
        <w:spacing w:before="0" w:after="0" w:line="240" w:lineRule="auto"/>
      </w:pPr>
      <w:rPr>
        <w:b/>
        <w:bCs/>
        <w:color w:val="E6EFF3" w:themeColor="background1"/>
      </w:rPr>
      <w:tblPr/>
      <w:tcPr>
        <w:tcBorders>
          <w:top w:val="single" w:sz="8" w:space="0" w:color="69C2D0" w:themeColor="accent5" w:themeTint="BF"/>
          <w:left w:val="single" w:sz="8" w:space="0" w:color="69C2D0" w:themeColor="accent5" w:themeTint="BF"/>
          <w:bottom w:val="single" w:sz="8" w:space="0" w:color="69C2D0" w:themeColor="accent5" w:themeTint="BF"/>
          <w:right w:val="single" w:sz="8" w:space="0" w:color="69C2D0" w:themeColor="accent5" w:themeTint="BF"/>
          <w:insideH w:val="nil"/>
          <w:insideV w:val="nil"/>
        </w:tcBorders>
        <w:shd w:val="clear" w:color="auto" w:fill="3BACBE" w:themeFill="accent5"/>
      </w:tcPr>
    </w:tblStylePr>
    <w:tblStylePr w:type="lastRow">
      <w:pPr>
        <w:spacing w:before="0" w:after="0" w:line="240" w:lineRule="auto"/>
      </w:pPr>
      <w:rPr>
        <w:b/>
        <w:bCs/>
      </w:rPr>
      <w:tblPr/>
      <w:tcPr>
        <w:tcBorders>
          <w:top w:val="double" w:sz="6" w:space="0" w:color="69C2D0" w:themeColor="accent5" w:themeTint="BF"/>
          <w:left w:val="single" w:sz="8" w:space="0" w:color="69C2D0" w:themeColor="accent5" w:themeTint="BF"/>
          <w:bottom w:val="single" w:sz="8" w:space="0" w:color="69C2D0" w:themeColor="accent5" w:themeTint="BF"/>
          <w:right w:val="single" w:sz="8" w:space="0" w:color="69C2D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DEAEF" w:themeFill="accent5" w:themeFillTint="3F"/>
      </w:tcPr>
    </w:tblStylePr>
    <w:tblStylePr w:type="band1Horz">
      <w:tblPr/>
      <w:tcPr>
        <w:tcBorders>
          <w:insideH w:val="nil"/>
          <w:insideV w:val="nil"/>
        </w:tcBorders>
        <w:shd w:val="clear" w:color="auto" w:fill="CDEAEF" w:themeFill="accent5" w:themeFillTint="3F"/>
      </w:tcPr>
    </w:tblStylePr>
    <w:tblStylePr w:type="band2Horz">
      <w:tblPr/>
      <w:tcPr>
        <w:tcBorders>
          <w:insideH w:val="nil"/>
          <w:insideV w:val="nil"/>
        </w:tcBorders>
      </w:tcPr>
    </w:tblStylePr>
  </w:style>
  <w:style w:type="paragraph" w:customStyle="1" w:styleId="TH-Zeile">
    <w:name w:val="TH-Zeile"/>
    <w:basedOn w:val="TDlinks"/>
    <w:uiPriority w:val="4"/>
    <w:rsid w:val="004833CD"/>
    <w:rPr>
      <w:b/>
    </w:rPr>
  </w:style>
  <w:style w:type="paragraph" w:customStyle="1" w:styleId="GliederungListenfortsetzung11">
    <w:name w:val="Gliederung Listenfortsetzung 1.1."/>
    <w:aliases w:val="GL F 1.1."/>
    <w:basedOn w:val="Listenfortsetzung2"/>
    <w:uiPriority w:val="18"/>
    <w:qFormat/>
    <w:rsid w:val="004833CD"/>
    <w:pPr>
      <w:spacing w:after="345"/>
      <w:ind w:left="936"/>
      <w:contextualSpacing w:val="0"/>
    </w:pPr>
    <w:rPr>
      <w:rFonts w:eastAsia="Times New Roman" w:cs="Times New Roman"/>
      <w:szCs w:val="22"/>
      <w:lang w:eastAsia="de-AT"/>
    </w:rPr>
  </w:style>
  <w:style w:type="numbering" w:customStyle="1" w:styleId="eu2018atGliederungsliste2">
    <w:name w:val="eu2018at Gliederungsliste 2"/>
    <w:uiPriority w:val="99"/>
    <w:rsid w:val="004833CD"/>
    <w:pPr>
      <w:numPr>
        <w:numId w:val="8"/>
      </w:numPr>
    </w:pPr>
  </w:style>
  <w:style w:type="paragraph" w:customStyle="1" w:styleId="Gliederung10">
    <w:name w:val="Gliederung 1)"/>
    <w:aliases w:val="GL 1)"/>
    <w:basedOn w:val="Listenabsatz"/>
    <w:uiPriority w:val="16"/>
    <w:semiHidden/>
    <w:rsid w:val="004833CD"/>
    <w:pPr>
      <w:numPr>
        <w:numId w:val="12"/>
      </w:numPr>
      <w:contextualSpacing w:val="0"/>
    </w:pPr>
    <w:rPr>
      <w:rFonts w:eastAsia="Times New Roman" w:cs="Times New Roman"/>
      <w:szCs w:val="22"/>
      <w:lang w:eastAsia="de-AT"/>
    </w:rPr>
  </w:style>
  <w:style w:type="paragraph" w:customStyle="1" w:styleId="Gliederunga">
    <w:name w:val="Gliederung a)"/>
    <w:aliases w:val="GL 1)a)"/>
    <w:basedOn w:val="Listenabsatz"/>
    <w:uiPriority w:val="16"/>
    <w:semiHidden/>
    <w:rsid w:val="004833CD"/>
    <w:pPr>
      <w:numPr>
        <w:ilvl w:val="1"/>
        <w:numId w:val="12"/>
      </w:numPr>
      <w:contextualSpacing w:val="0"/>
    </w:pPr>
    <w:rPr>
      <w:rFonts w:eastAsia="Times New Roman" w:cs="Times New Roman"/>
      <w:szCs w:val="22"/>
      <w:lang w:eastAsia="de-AT"/>
    </w:rPr>
  </w:style>
  <w:style w:type="numbering" w:customStyle="1" w:styleId="ATGliederungsliste">
    <w:name w:val="AT Gliederungsliste"/>
    <w:uiPriority w:val="99"/>
    <w:rsid w:val="004833CD"/>
    <w:pPr>
      <w:numPr>
        <w:numId w:val="1"/>
      </w:numPr>
    </w:pPr>
  </w:style>
  <w:style w:type="paragraph" w:customStyle="1" w:styleId="Gliederungi">
    <w:name w:val="Gliederung i)"/>
    <w:aliases w:val="GL1)a) i)"/>
    <w:basedOn w:val="Listenabsatz"/>
    <w:uiPriority w:val="16"/>
    <w:semiHidden/>
    <w:rsid w:val="004833CD"/>
    <w:pPr>
      <w:numPr>
        <w:ilvl w:val="2"/>
        <w:numId w:val="12"/>
      </w:numPr>
      <w:contextualSpacing w:val="0"/>
    </w:pPr>
    <w:rPr>
      <w:rFonts w:eastAsia="Times New Roman" w:cs="Times New Roman"/>
      <w:szCs w:val="22"/>
      <w:lang w:eastAsia="de-AT"/>
    </w:rPr>
  </w:style>
  <w:style w:type="paragraph" w:customStyle="1" w:styleId="Gliederung1">
    <w:name w:val="Gliederung 1."/>
    <w:aliases w:val="GL 1."/>
    <w:basedOn w:val="Standard"/>
    <w:uiPriority w:val="18"/>
    <w:qFormat/>
    <w:rsid w:val="004833CD"/>
    <w:pPr>
      <w:numPr>
        <w:numId w:val="11"/>
      </w:numPr>
    </w:pPr>
    <w:rPr>
      <w:rFonts w:eastAsia="Times New Roman" w:cs="Times New Roman"/>
      <w:szCs w:val="22"/>
      <w:lang w:eastAsia="de-AT"/>
    </w:rPr>
  </w:style>
  <w:style w:type="paragraph" w:customStyle="1" w:styleId="Gliederung11">
    <w:name w:val="Gliederung 1.1"/>
    <w:aliases w:val="GL 1.1."/>
    <w:basedOn w:val="Standard"/>
    <w:uiPriority w:val="18"/>
    <w:qFormat/>
    <w:rsid w:val="008063D3"/>
    <w:pPr>
      <w:numPr>
        <w:ilvl w:val="1"/>
        <w:numId w:val="11"/>
      </w:numPr>
      <w:ind w:left="936" w:hanging="539"/>
    </w:pPr>
    <w:rPr>
      <w:rFonts w:eastAsia="Times New Roman" w:cs="Times New Roman"/>
      <w:szCs w:val="22"/>
      <w:lang w:eastAsia="de-AT"/>
    </w:rPr>
  </w:style>
  <w:style w:type="paragraph" w:customStyle="1" w:styleId="Gliederung111">
    <w:name w:val="Gliederung 1.1.1."/>
    <w:aliases w:val="GL 1.1.1."/>
    <w:basedOn w:val="Standard"/>
    <w:uiPriority w:val="18"/>
    <w:rsid w:val="00441772"/>
    <w:pPr>
      <w:numPr>
        <w:ilvl w:val="2"/>
        <w:numId w:val="11"/>
      </w:numPr>
      <w:ind w:left="1645" w:hanging="709"/>
    </w:pPr>
    <w:rPr>
      <w:rFonts w:eastAsia="Times New Roman" w:cs="Times New Roman"/>
      <w:szCs w:val="22"/>
      <w:lang w:eastAsia="de-AT"/>
    </w:rPr>
  </w:style>
  <w:style w:type="paragraph" w:customStyle="1" w:styleId="GliederungListenfortsetzung111">
    <w:name w:val="Gliederung Listenfortsetzung 1.1.1"/>
    <w:aliases w:val="GL F 1.1.1."/>
    <w:basedOn w:val="Gliederung111"/>
    <w:uiPriority w:val="18"/>
    <w:rsid w:val="004833CD"/>
    <w:pPr>
      <w:numPr>
        <w:ilvl w:val="0"/>
        <w:numId w:val="0"/>
      </w:numPr>
      <w:ind w:left="1644"/>
    </w:pPr>
  </w:style>
  <w:style w:type="paragraph" w:customStyle="1" w:styleId="GliederungListenfortsetzung1">
    <w:name w:val="Gliederung Listenfortsetzung 1"/>
    <w:aliases w:val="GL F 1."/>
    <w:basedOn w:val="Listenfortsetzung"/>
    <w:uiPriority w:val="18"/>
    <w:qFormat/>
    <w:rsid w:val="004833CD"/>
    <w:pPr>
      <w:spacing w:after="345"/>
      <w:contextualSpacing w:val="0"/>
    </w:pPr>
    <w:rPr>
      <w:rFonts w:eastAsia="Times New Roman" w:cs="Times New Roman"/>
      <w:szCs w:val="22"/>
      <w:lang w:eastAsia="de-AT"/>
    </w:rPr>
  </w:style>
  <w:style w:type="paragraph" w:customStyle="1" w:styleId="GliederungListenfortsetzung10">
    <w:name w:val="Gliederung Listenfortsetzung 1)"/>
    <w:aliases w:val="GL F 1)"/>
    <w:basedOn w:val="Listenfortsetzung"/>
    <w:uiPriority w:val="17"/>
    <w:semiHidden/>
    <w:rsid w:val="004833CD"/>
    <w:pPr>
      <w:spacing w:after="220"/>
      <w:contextualSpacing w:val="0"/>
    </w:pPr>
    <w:rPr>
      <w:rFonts w:eastAsia="Times New Roman" w:cs="Times New Roman"/>
      <w:szCs w:val="22"/>
      <w:lang w:eastAsia="de-AT"/>
    </w:rPr>
  </w:style>
  <w:style w:type="paragraph" w:customStyle="1" w:styleId="GliederungListenfortsetzung1a">
    <w:name w:val="Gliederung Listenfortsetzung 1)a)"/>
    <w:aliases w:val="GL F 1)a)"/>
    <w:basedOn w:val="Listenfortsetzung2"/>
    <w:uiPriority w:val="17"/>
    <w:semiHidden/>
    <w:rsid w:val="004833CD"/>
    <w:pPr>
      <w:spacing w:after="220"/>
      <w:contextualSpacing w:val="0"/>
    </w:pPr>
    <w:rPr>
      <w:rFonts w:eastAsia="Times New Roman" w:cs="Times New Roman"/>
      <w:szCs w:val="22"/>
      <w:lang w:eastAsia="de-AT"/>
    </w:rPr>
  </w:style>
  <w:style w:type="paragraph" w:customStyle="1" w:styleId="GliederungListenfortsetzung1ai">
    <w:name w:val="Gliederung Listenfortsetzung 1)a)i)"/>
    <w:aliases w:val="GL F 1)a)i)"/>
    <w:basedOn w:val="Listenfortsetzung3"/>
    <w:uiPriority w:val="17"/>
    <w:semiHidden/>
    <w:rsid w:val="004833CD"/>
    <w:pPr>
      <w:spacing w:after="220"/>
      <w:contextualSpacing w:val="0"/>
    </w:pPr>
    <w:rPr>
      <w:rFonts w:eastAsia="Times New Roman" w:cs="Times New Roman"/>
      <w:szCs w:val="22"/>
      <w:lang w:eastAsia="de-AT"/>
    </w:rPr>
  </w:style>
  <w:style w:type="paragraph" w:styleId="Listenfortsetzung2">
    <w:name w:val="List Continue 2"/>
    <w:aliases w:val="L Ftsz 2"/>
    <w:basedOn w:val="Standard"/>
    <w:uiPriority w:val="15"/>
    <w:qFormat/>
    <w:rsid w:val="004833CD"/>
    <w:pPr>
      <w:spacing w:after="0"/>
      <w:ind w:left="794"/>
      <w:contextualSpacing/>
    </w:pPr>
  </w:style>
  <w:style w:type="paragraph" w:styleId="Listenfortsetzung">
    <w:name w:val="List Continue"/>
    <w:aliases w:val="L Ftsz 1"/>
    <w:basedOn w:val="Standard"/>
    <w:uiPriority w:val="14"/>
    <w:qFormat/>
    <w:rsid w:val="004833CD"/>
    <w:pPr>
      <w:spacing w:after="0"/>
      <w:ind w:left="397"/>
      <w:contextualSpacing/>
    </w:pPr>
  </w:style>
  <w:style w:type="paragraph" w:styleId="Listenfortsetzung3">
    <w:name w:val="List Continue 3"/>
    <w:aliases w:val="L Ftsz 3"/>
    <w:basedOn w:val="Standard"/>
    <w:uiPriority w:val="15"/>
    <w:rsid w:val="004833CD"/>
    <w:pPr>
      <w:spacing w:after="0"/>
      <w:ind w:left="1191"/>
      <w:contextualSpacing/>
    </w:pPr>
  </w:style>
  <w:style w:type="paragraph" w:customStyle="1" w:styleId="Absende-URL">
    <w:name w:val="Absende-URL"/>
    <w:basedOn w:val="KeinLeerraum"/>
    <w:next w:val="Absendedaten"/>
    <w:uiPriority w:val="54"/>
    <w:semiHidden/>
    <w:rsid w:val="004833CD"/>
    <w:pPr>
      <w:spacing w:before="85" w:after="794" w:line="220" w:lineRule="exact"/>
    </w:pPr>
    <w:rPr>
      <w:noProof/>
      <w:color w:val="E6320F"/>
      <w:sz w:val="24"/>
      <w:szCs w:val="24"/>
      <w:lang w:eastAsia="de-AT"/>
    </w:rPr>
  </w:style>
  <w:style w:type="paragraph" w:customStyle="1" w:styleId="GZ">
    <w:name w:val="GZ"/>
    <w:basedOn w:val="Standard"/>
    <w:next w:val="Standard"/>
    <w:uiPriority w:val="47"/>
    <w:semiHidden/>
    <w:qFormat/>
    <w:rsid w:val="004833CD"/>
    <w:pPr>
      <w:spacing w:before="220" w:after="0"/>
    </w:pPr>
    <w:rPr>
      <w:sz w:val="17"/>
    </w:rPr>
  </w:style>
  <w:style w:type="paragraph" w:customStyle="1" w:styleId="StdVOR">
    <w:name w:val="Std+VOR"/>
    <w:basedOn w:val="Standard"/>
    <w:qFormat/>
    <w:rsid w:val="004833CD"/>
    <w:pPr>
      <w:spacing w:before="345"/>
    </w:pPr>
  </w:style>
  <w:style w:type="paragraph" w:styleId="Listennummer">
    <w:name w:val="List Number"/>
    <w:aliases w:val="OL 1"/>
    <w:basedOn w:val="Standard"/>
    <w:uiPriority w:val="12"/>
    <w:qFormat/>
    <w:rsid w:val="004833CD"/>
    <w:pPr>
      <w:numPr>
        <w:numId w:val="13"/>
      </w:numPr>
      <w:spacing w:after="0"/>
      <w:contextualSpacing/>
    </w:pPr>
  </w:style>
  <w:style w:type="paragraph" w:styleId="Endnotentext">
    <w:name w:val="endnote text"/>
    <w:basedOn w:val="Funotentext"/>
    <w:link w:val="EndnotentextZchn"/>
    <w:uiPriority w:val="99"/>
    <w:semiHidden/>
    <w:unhideWhenUsed/>
    <w:rsid w:val="004833CD"/>
    <w:pPr>
      <w:spacing w:line="240" w:lineRule="auto"/>
    </w:pPr>
  </w:style>
  <w:style w:type="character" w:customStyle="1" w:styleId="EndnotentextZchn">
    <w:name w:val="Endnotentext Zchn"/>
    <w:basedOn w:val="Absatz-Standardschriftart"/>
    <w:link w:val="Endnotentext"/>
    <w:uiPriority w:val="99"/>
    <w:semiHidden/>
    <w:rsid w:val="004833CD"/>
    <w:rPr>
      <w:sz w:val="19"/>
      <w14:numForm w14:val="lining"/>
    </w:rPr>
  </w:style>
  <w:style w:type="character" w:styleId="Endnotenzeichen">
    <w:name w:val="endnote reference"/>
    <w:basedOn w:val="Absatz-Standardschriftart"/>
    <w:uiPriority w:val="99"/>
    <w:semiHidden/>
    <w:unhideWhenUsed/>
    <w:rsid w:val="004833CD"/>
    <w:rPr>
      <w:vertAlign w:val="superscript"/>
    </w:rPr>
  </w:style>
  <w:style w:type="paragraph" w:styleId="Funotentext">
    <w:name w:val="footnote text"/>
    <w:basedOn w:val="Standard"/>
    <w:link w:val="FunotentextZchn"/>
    <w:unhideWhenUsed/>
    <w:rsid w:val="004833CD"/>
    <w:pPr>
      <w:spacing w:after="0" w:line="270" w:lineRule="exact"/>
    </w:pPr>
    <w:rPr>
      <w:sz w:val="19"/>
    </w:rPr>
  </w:style>
  <w:style w:type="character" w:customStyle="1" w:styleId="FunotentextZchn">
    <w:name w:val="Fußnotentext Zchn"/>
    <w:basedOn w:val="Absatz-Standardschriftart"/>
    <w:link w:val="Funotentext"/>
    <w:rsid w:val="004833CD"/>
    <w:rPr>
      <w:sz w:val="19"/>
      <w14:numForm w14:val="lining"/>
    </w:rPr>
  </w:style>
  <w:style w:type="character" w:styleId="Funotenzeichen">
    <w:name w:val="footnote reference"/>
    <w:basedOn w:val="Absatz-Standardschriftart"/>
    <w:unhideWhenUsed/>
    <w:rsid w:val="004833CD"/>
    <w:rPr>
      <w:vertAlign w:val="superscript"/>
    </w:rPr>
  </w:style>
  <w:style w:type="character" w:customStyle="1" w:styleId="KommentartextZchn">
    <w:name w:val="Kommentartext Zchn"/>
    <w:basedOn w:val="Absatz-Standardschriftart"/>
    <w:link w:val="Kommentartext"/>
    <w:semiHidden/>
    <w:rsid w:val="004833CD"/>
    <w:rPr>
      <w:sz w:val="20"/>
      <w14:numForm w14:val="lining"/>
    </w:rPr>
  </w:style>
  <w:style w:type="paragraph" w:styleId="Listennummer2">
    <w:name w:val="List Number 2"/>
    <w:aliases w:val="OL 2"/>
    <w:basedOn w:val="Standard"/>
    <w:uiPriority w:val="13"/>
    <w:qFormat/>
    <w:rsid w:val="004833CD"/>
    <w:pPr>
      <w:numPr>
        <w:ilvl w:val="1"/>
        <w:numId w:val="13"/>
      </w:numPr>
      <w:spacing w:after="0"/>
    </w:pPr>
  </w:style>
  <w:style w:type="paragraph" w:styleId="Listennummer3">
    <w:name w:val="List Number 3"/>
    <w:aliases w:val="OL 3"/>
    <w:basedOn w:val="Standard"/>
    <w:uiPriority w:val="13"/>
    <w:rsid w:val="004833CD"/>
    <w:pPr>
      <w:numPr>
        <w:ilvl w:val="2"/>
        <w:numId w:val="13"/>
      </w:numPr>
      <w:spacing w:after="0"/>
    </w:pPr>
  </w:style>
  <w:style w:type="paragraph" w:styleId="Listennummer4">
    <w:name w:val="List Number 4"/>
    <w:basedOn w:val="Standard"/>
    <w:uiPriority w:val="13"/>
    <w:semiHidden/>
    <w:rsid w:val="004833CD"/>
    <w:pPr>
      <w:numPr>
        <w:ilvl w:val="3"/>
        <w:numId w:val="13"/>
      </w:numPr>
      <w:spacing w:after="0" w:line="276" w:lineRule="auto"/>
    </w:pPr>
  </w:style>
  <w:style w:type="paragraph" w:styleId="Listennummer5">
    <w:name w:val="List Number 5"/>
    <w:basedOn w:val="Standard"/>
    <w:uiPriority w:val="13"/>
    <w:semiHidden/>
    <w:rsid w:val="004833CD"/>
    <w:pPr>
      <w:numPr>
        <w:ilvl w:val="4"/>
        <w:numId w:val="13"/>
      </w:numPr>
      <w:spacing w:after="0"/>
    </w:pPr>
  </w:style>
  <w:style w:type="paragraph" w:customStyle="1" w:styleId="Listennummer6">
    <w:name w:val="Listennummer 6"/>
    <w:basedOn w:val="Standard"/>
    <w:uiPriority w:val="13"/>
    <w:semiHidden/>
    <w:rsid w:val="004833CD"/>
    <w:pPr>
      <w:numPr>
        <w:ilvl w:val="5"/>
        <w:numId w:val="13"/>
      </w:numPr>
      <w:spacing w:after="0"/>
    </w:pPr>
    <w:rPr>
      <w:rFonts w:eastAsia="Times New Roman" w:cs="Times New Roman"/>
      <w:szCs w:val="22"/>
      <w:lang w:eastAsia="de-AT"/>
    </w:rPr>
  </w:style>
  <w:style w:type="paragraph" w:customStyle="1" w:styleId="Listennummer7">
    <w:name w:val="Listennummer 7"/>
    <w:basedOn w:val="Standard"/>
    <w:uiPriority w:val="13"/>
    <w:semiHidden/>
    <w:rsid w:val="004833CD"/>
    <w:pPr>
      <w:numPr>
        <w:ilvl w:val="6"/>
        <w:numId w:val="13"/>
      </w:numPr>
      <w:spacing w:after="0"/>
    </w:pPr>
    <w:rPr>
      <w:rFonts w:eastAsia="Times New Roman" w:cs="Times New Roman"/>
      <w:szCs w:val="22"/>
      <w:lang w:eastAsia="de-AT"/>
    </w:rPr>
  </w:style>
  <w:style w:type="paragraph" w:customStyle="1" w:styleId="Listennummer8">
    <w:name w:val="Listennummer 8"/>
    <w:basedOn w:val="Standard"/>
    <w:uiPriority w:val="13"/>
    <w:semiHidden/>
    <w:rsid w:val="004833CD"/>
    <w:pPr>
      <w:numPr>
        <w:ilvl w:val="7"/>
        <w:numId w:val="13"/>
      </w:numPr>
      <w:spacing w:after="0"/>
    </w:pPr>
    <w:rPr>
      <w:rFonts w:eastAsia="Times New Roman" w:cs="Times New Roman"/>
      <w:szCs w:val="22"/>
      <w:lang w:eastAsia="de-AT"/>
    </w:rPr>
  </w:style>
  <w:style w:type="paragraph" w:customStyle="1" w:styleId="Listennummer9">
    <w:name w:val="Listennummer 9"/>
    <w:basedOn w:val="Standard"/>
    <w:uiPriority w:val="13"/>
    <w:semiHidden/>
    <w:rsid w:val="004833CD"/>
    <w:pPr>
      <w:numPr>
        <w:ilvl w:val="8"/>
        <w:numId w:val="13"/>
      </w:numPr>
      <w:spacing w:after="0"/>
    </w:pPr>
    <w:rPr>
      <w:rFonts w:eastAsia="Times New Roman" w:cs="Times New Roman"/>
      <w:szCs w:val="22"/>
      <w:lang w:eastAsia="de-AT"/>
    </w:rPr>
  </w:style>
  <w:style w:type="table" w:customStyle="1" w:styleId="Republik-AT">
    <w:name w:val="Republik-AT"/>
    <w:basedOn w:val="Tabellenraster"/>
    <w:uiPriority w:val="99"/>
    <w:rsid w:val="004833CD"/>
    <w:pPr>
      <w:spacing w:line="240" w:lineRule="auto"/>
    </w:pPr>
    <w:tblPr>
      <w:tblStyleRowBandSize w:val="1"/>
      <w:tblCellMar>
        <w:top w:w="108" w:type="dxa"/>
        <w:bottom w:w="108" w:type="dxa"/>
      </w:tblCellMar>
    </w:tblPr>
    <w:tblStylePr w:type="firstRow">
      <w:tblPr/>
      <w:tcPr>
        <w:tcBorders>
          <w:top w:val="nil"/>
          <w:left w:val="nil"/>
          <w:bottom w:val="single" w:sz="12" w:space="0" w:color="auto"/>
          <w:right w:val="nil"/>
          <w:insideH w:val="nil"/>
          <w:insideV w:val="nil"/>
          <w:tl2br w:val="nil"/>
          <w:tr2bl w:val="nil"/>
        </w:tcBorders>
        <w:shd w:val="clear" w:color="auto" w:fill="E6EFF3" w:themeFill="background1"/>
      </w:tcPr>
    </w:tblStylePr>
    <w:tblStylePr w:type="firstCol">
      <w:tblPr/>
      <w:tcPr>
        <w:shd w:val="clear" w:color="auto" w:fill="E6EFF3" w:themeFill="background1"/>
      </w:tcPr>
    </w:tblStylePr>
    <w:tblStylePr w:type="band1Horz">
      <w:tblPr/>
      <w:tcPr>
        <w:tcBorders>
          <w:top w:val="nil"/>
          <w:left w:val="nil"/>
          <w:bottom w:val="single" w:sz="2" w:space="0" w:color="auto"/>
          <w:right w:val="nil"/>
          <w:insideH w:val="nil"/>
          <w:insideV w:val="nil"/>
          <w:tl2br w:val="nil"/>
          <w:tr2bl w:val="nil"/>
        </w:tcBorders>
      </w:tcPr>
    </w:tblStylePr>
    <w:tblStylePr w:type="band2Horz">
      <w:tblPr/>
      <w:tcPr>
        <w:tcBorders>
          <w:top w:val="nil"/>
          <w:left w:val="nil"/>
          <w:bottom w:val="single" w:sz="2" w:space="0" w:color="auto"/>
          <w:right w:val="nil"/>
          <w:insideH w:val="nil"/>
          <w:insideV w:val="nil"/>
          <w:tl2br w:val="nil"/>
          <w:tr2bl w:val="nil"/>
        </w:tcBorders>
      </w:tcPr>
    </w:tblStylePr>
  </w:style>
  <w:style w:type="numbering" w:customStyle="1" w:styleId="ATNummerierteListe">
    <w:name w:val="AT NummerierteListe"/>
    <w:basedOn w:val="KeineListe"/>
    <w:uiPriority w:val="99"/>
    <w:rsid w:val="004833CD"/>
    <w:pPr>
      <w:numPr>
        <w:numId w:val="2"/>
      </w:numPr>
    </w:pPr>
  </w:style>
  <w:style w:type="paragraph" w:styleId="Verzeichnis2">
    <w:name w:val="toc 2"/>
    <w:basedOn w:val="Standard"/>
    <w:next w:val="Standard"/>
    <w:autoRedefine/>
    <w:uiPriority w:val="39"/>
    <w:unhideWhenUsed/>
    <w:qFormat/>
    <w:rsid w:val="004833CD"/>
    <w:pPr>
      <w:tabs>
        <w:tab w:val="left" w:pos="397"/>
        <w:tab w:val="right" w:leader="dot" w:pos="8845"/>
      </w:tabs>
      <w:spacing w:before="156" w:after="0"/>
      <w:ind w:right="335"/>
    </w:pPr>
    <w:rPr>
      <w:noProof/>
    </w:rPr>
  </w:style>
  <w:style w:type="paragraph" w:styleId="Verzeichnis3">
    <w:name w:val="toc 3"/>
    <w:basedOn w:val="Standard"/>
    <w:next w:val="Standard"/>
    <w:autoRedefine/>
    <w:uiPriority w:val="39"/>
    <w:unhideWhenUsed/>
    <w:qFormat/>
    <w:rsid w:val="004833CD"/>
    <w:pPr>
      <w:tabs>
        <w:tab w:val="left" w:pos="851"/>
        <w:tab w:val="right" w:leader="dot" w:pos="8845"/>
      </w:tabs>
      <w:spacing w:before="100" w:after="0"/>
      <w:ind w:left="312" w:right="335"/>
    </w:pPr>
    <w:rPr>
      <w:noProof/>
    </w:rPr>
  </w:style>
  <w:style w:type="character" w:customStyle="1" w:styleId="small">
    <w:name w:val="small"/>
    <w:basedOn w:val="Absatz-Standardschriftart"/>
    <w:uiPriority w:val="99"/>
    <w:qFormat/>
    <w:rsid w:val="004833CD"/>
    <w:rPr>
      <w:sz w:val="17"/>
      <w:szCs w:val="16"/>
    </w:rPr>
  </w:style>
  <w:style w:type="paragraph" w:customStyle="1" w:styleId="1nummeriert">
    <w:name w:val="Ü1 nummeriert"/>
    <w:basedOn w:val="berschrift1"/>
    <w:next w:val="Standard"/>
    <w:autoRedefine/>
    <w:uiPriority w:val="2"/>
    <w:qFormat/>
    <w:rsid w:val="00DE619E"/>
    <w:pPr>
      <w:keepLines/>
      <w:numPr>
        <w:numId w:val="16"/>
      </w:numPr>
      <w:spacing w:after="0"/>
      <w:pPrChange w:id="0" w:author="Steinkellner Claudia" w:date="2026-04-14T10:26:00Z">
        <w:pPr>
          <w:keepNext/>
          <w:keepLines/>
          <w:pageBreakBefore/>
          <w:numPr>
            <w:numId w:val="16"/>
          </w:numPr>
          <w:tabs>
            <w:tab w:val="num" w:pos="567"/>
          </w:tabs>
          <w:spacing w:after="690" w:line="690" w:lineRule="exact"/>
          <w:outlineLvl w:val="0"/>
        </w:pPr>
      </w:pPrChange>
    </w:pPr>
    <w:rPr>
      <w:rFonts w:eastAsiaTheme="majorEastAsia" w:cstheme="majorBidi"/>
      <w:bCs w:val="0"/>
      <w:caps/>
      <w:szCs w:val="32"/>
      <w:u w:val="single"/>
      <w:rPrChange w:id="0" w:author="Steinkellner Claudia" w:date="2026-04-14T10:26:00Z">
        <w:rPr>
          <w:rFonts w:ascii="Calibri" w:eastAsiaTheme="majorEastAsia" w:hAnsi="Calibri" w:cstheme="majorBidi"/>
          <w:b/>
          <w:caps/>
          <w:sz w:val="34"/>
          <w:szCs w:val="32"/>
          <w:u w:val="single"/>
          <w:lang w:val="de-AT" w:eastAsia="en-US" w:bidi="ar-SA"/>
          <w14:numForm w14:val="lining"/>
        </w:rPr>
      </w:rPrChange>
    </w:rPr>
  </w:style>
  <w:style w:type="paragraph" w:customStyle="1" w:styleId="2nummeriert">
    <w:name w:val="Ü2 nummeriert"/>
    <w:basedOn w:val="berschrift2"/>
    <w:next w:val="Standard"/>
    <w:autoRedefine/>
    <w:uiPriority w:val="2"/>
    <w:qFormat/>
    <w:rsid w:val="00DE619E"/>
    <w:pPr>
      <w:keepLines/>
      <w:numPr>
        <w:ilvl w:val="1"/>
        <w:numId w:val="16"/>
      </w:numPr>
      <w:spacing w:before="0" w:after="0"/>
      <w:pPrChange w:id="1" w:author="Steinkellner Claudia" w:date="2026-04-14T10:26:00Z">
        <w:pPr>
          <w:keepNext/>
          <w:keepLines/>
          <w:numPr>
            <w:ilvl w:val="1"/>
            <w:numId w:val="16"/>
          </w:numPr>
          <w:tabs>
            <w:tab w:val="num" w:pos="567"/>
          </w:tabs>
          <w:spacing w:before="690" w:after="345" w:line="300" w:lineRule="auto"/>
          <w:outlineLvl w:val="1"/>
        </w:pPr>
      </w:pPrChange>
    </w:pPr>
    <w:rPr>
      <w:rFonts w:eastAsiaTheme="majorEastAsia" w:cstheme="majorBidi"/>
      <w:bCs w:val="0"/>
      <w:szCs w:val="26"/>
      <w:u w:val="single"/>
      <w:rPrChange w:id="1" w:author="Steinkellner Claudia" w:date="2026-04-14T10:26:00Z">
        <w:rPr>
          <w:rFonts w:ascii="Calibri" w:eastAsiaTheme="majorEastAsia" w:hAnsi="Calibri" w:cstheme="majorBidi"/>
          <w:b/>
          <w:sz w:val="30"/>
          <w:szCs w:val="26"/>
          <w:u w:val="single"/>
          <w:lang w:val="de-AT" w:eastAsia="en-US" w:bidi="ar-SA"/>
          <w14:numForm w14:val="lining"/>
        </w:rPr>
      </w:rPrChange>
    </w:rPr>
  </w:style>
  <w:style w:type="paragraph" w:customStyle="1" w:styleId="3nummeriert">
    <w:name w:val="Ü3 nummeriert"/>
    <w:basedOn w:val="berschrift3"/>
    <w:next w:val="Standard"/>
    <w:uiPriority w:val="2"/>
    <w:qFormat/>
    <w:rsid w:val="00785912"/>
    <w:pPr>
      <w:keepLines/>
      <w:numPr>
        <w:ilvl w:val="2"/>
        <w:numId w:val="16"/>
      </w:numPr>
    </w:pPr>
    <w:rPr>
      <w:rFonts w:eastAsiaTheme="majorEastAsia" w:cstheme="majorBidi"/>
      <w:bCs w:val="0"/>
      <w:szCs w:val="24"/>
    </w:rPr>
  </w:style>
  <w:style w:type="paragraph" w:customStyle="1" w:styleId="4nummeriert">
    <w:name w:val="Ü4 nummeriert"/>
    <w:basedOn w:val="berschrift4"/>
    <w:next w:val="Standard"/>
    <w:uiPriority w:val="2"/>
    <w:qFormat/>
    <w:rsid w:val="006C6C99"/>
    <w:pPr>
      <w:keepLines/>
      <w:numPr>
        <w:ilvl w:val="3"/>
        <w:numId w:val="16"/>
      </w:numPr>
      <w:spacing w:before="240"/>
    </w:pPr>
    <w:rPr>
      <w:rFonts w:eastAsiaTheme="majorEastAsia" w:cstheme="majorBidi"/>
      <w:iCs/>
      <w:szCs w:val="24"/>
    </w:rPr>
  </w:style>
  <w:style w:type="paragraph" w:customStyle="1" w:styleId="5nummeriert">
    <w:name w:val="Ü5 nummeriert"/>
    <w:basedOn w:val="berschrift5"/>
    <w:next w:val="Standard"/>
    <w:uiPriority w:val="2"/>
    <w:qFormat/>
    <w:rsid w:val="004833CD"/>
    <w:pPr>
      <w:keepLines/>
      <w:numPr>
        <w:ilvl w:val="4"/>
        <w:numId w:val="16"/>
      </w:numPr>
      <w:spacing w:line="276" w:lineRule="auto"/>
    </w:pPr>
    <w:rPr>
      <w:rFonts w:eastAsiaTheme="majorEastAsia" w:cstheme="majorBidi"/>
      <w:color w:val="404040" w:themeColor="text1" w:themeTint="BF"/>
      <w:sz w:val="24"/>
      <w:szCs w:val="24"/>
    </w:rPr>
  </w:style>
  <w:style w:type="paragraph" w:customStyle="1" w:styleId="1-small">
    <w:name w:val="Ü1-small"/>
    <w:basedOn w:val="berschrift1"/>
    <w:next w:val="Standard"/>
    <w:uiPriority w:val="3"/>
    <w:rsid w:val="004833CD"/>
    <w:pPr>
      <w:spacing w:after="345" w:line="300" w:lineRule="auto"/>
    </w:pPr>
    <w:rPr>
      <w:b w:val="0"/>
      <w:sz w:val="25"/>
      <w:szCs w:val="25"/>
    </w:rPr>
  </w:style>
  <w:style w:type="character" w:customStyle="1" w:styleId="Abs-MAIL">
    <w:name w:val="Abs-MAIL"/>
    <w:basedOn w:val="Absatz-Standardschriftart"/>
    <w:uiPriority w:val="49"/>
    <w:semiHidden/>
    <w:qFormat/>
    <w:rsid w:val="004833CD"/>
    <w:rPr>
      <w:lang w:val="de-DE"/>
    </w:rPr>
  </w:style>
  <w:style w:type="numbering" w:customStyle="1" w:styleId="eu2018atUnsortierteListe">
    <w:name w:val="eu2018at Unsortierte Liste"/>
    <w:uiPriority w:val="99"/>
    <w:rsid w:val="004833CD"/>
    <w:pPr>
      <w:numPr>
        <w:numId w:val="9"/>
      </w:numPr>
    </w:pPr>
  </w:style>
  <w:style w:type="paragraph" w:customStyle="1" w:styleId="ProgrammAufzhlung1">
    <w:name w:val="Programm Aufzählung 1"/>
    <w:aliases w:val="P-UL"/>
    <w:basedOn w:val="Standard"/>
    <w:uiPriority w:val="24"/>
    <w:qFormat/>
    <w:rsid w:val="004833CD"/>
    <w:pPr>
      <w:spacing w:after="0"/>
    </w:pPr>
    <w:rPr>
      <w:rFonts w:eastAsia="Times New Roman" w:cs="Times New Roman"/>
      <w:szCs w:val="22"/>
      <w:lang w:eastAsia="de-AT"/>
    </w:rPr>
  </w:style>
  <w:style w:type="paragraph" w:customStyle="1" w:styleId="P-Intro">
    <w:name w:val="P-Intro"/>
    <w:basedOn w:val="Standard"/>
    <w:next w:val="Standard"/>
    <w:uiPriority w:val="19"/>
    <w:qFormat/>
    <w:rsid w:val="004833CD"/>
    <w:pPr>
      <w:spacing w:after="690"/>
    </w:pPr>
    <w:rPr>
      <w:color w:val="E1320F" w:themeColor="text2"/>
      <w:sz w:val="25"/>
    </w:rPr>
  </w:style>
  <w:style w:type="paragraph" w:customStyle="1" w:styleId="ProgrammAufzhlung1ABSTNACH">
    <w:name w:val="Programm Aufzählung 1 ABST NACH"/>
    <w:aliases w:val="P-UL Ende"/>
    <w:basedOn w:val="ProgrammAufzhlung1"/>
    <w:uiPriority w:val="24"/>
    <w:qFormat/>
    <w:rsid w:val="004833CD"/>
    <w:pPr>
      <w:numPr>
        <w:numId w:val="15"/>
      </w:numPr>
      <w:spacing w:after="345"/>
      <w:contextualSpacing/>
    </w:pPr>
  </w:style>
  <w:style w:type="paragraph" w:customStyle="1" w:styleId="Quelle">
    <w:name w:val="Quelle"/>
    <w:basedOn w:val="StdVOR"/>
    <w:next w:val="Standard"/>
    <w:uiPriority w:val="4"/>
    <w:qFormat/>
    <w:rsid w:val="004833CD"/>
    <w:rPr>
      <w:sz w:val="19"/>
      <w:szCs w:val="19"/>
    </w:rPr>
  </w:style>
  <w:style w:type="paragraph" w:styleId="Abbildungsverzeichnis">
    <w:name w:val="table of figures"/>
    <w:basedOn w:val="Standard"/>
    <w:next w:val="Standard"/>
    <w:uiPriority w:val="99"/>
    <w:unhideWhenUsed/>
    <w:rsid w:val="004833CD"/>
    <w:pPr>
      <w:tabs>
        <w:tab w:val="right" w:pos="8817"/>
      </w:tabs>
      <w:spacing w:after="0"/>
      <w:ind w:right="335"/>
    </w:pPr>
  </w:style>
  <w:style w:type="paragraph" w:styleId="Verzeichnis4">
    <w:name w:val="toc 4"/>
    <w:basedOn w:val="Standard"/>
    <w:next w:val="Standard"/>
    <w:autoRedefine/>
    <w:uiPriority w:val="39"/>
    <w:unhideWhenUsed/>
    <w:rsid w:val="004833CD"/>
    <w:pPr>
      <w:tabs>
        <w:tab w:val="left" w:pos="1077"/>
        <w:tab w:val="right" w:leader="dot" w:pos="7297"/>
      </w:tabs>
      <w:spacing w:after="100"/>
      <w:ind w:left="312"/>
    </w:pPr>
  </w:style>
  <w:style w:type="paragraph" w:customStyle="1" w:styleId="BoxTitel">
    <w:name w:val="Box Titel"/>
    <w:basedOn w:val="Standard"/>
    <w:uiPriority w:val="21"/>
    <w:qFormat/>
    <w:rsid w:val="004833CD"/>
    <w:pPr>
      <w:pBdr>
        <w:top w:val="single" w:sz="4" w:space="15" w:color="E6EFF3" w:themeColor="background1"/>
        <w:left w:val="single" w:sz="4" w:space="20" w:color="E6EFF3" w:themeColor="background1"/>
        <w:right w:val="single" w:sz="4" w:space="20" w:color="E6EFF3" w:themeColor="background1"/>
      </w:pBdr>
      <w:shd w:val="clear" w:color="auto" w:fill="E6EFF3" w:themeFill="background1"/>
      <w:spacing w:after="0"/>
      <w:ind w:left="397" w:right="397"/>
    </w:pPr>
    <w:rPr>
      <w:b/>
      <w:bCs/>
      <w:color w:val="E1320F" w:themeColor="text2"/>
    </w:rPr>
  </w:style>
  <w:style w:type="paragraph" w:customStyle="1" w:styleId="BoxStd">
    <w:name w:val="Box Std"/>
    <w:basedOn w:val="Standard"/>
    <w:uiPriority w:val="22"/>
    <w:qFormat/>
    <w:rsid w:val="004833CD"/>
    <w:pPr>
      <w:pBdr>
        <w:top w:val="single" w:sz="4" w:space="14" w:color="E6EFF3" w:themeColor="background1"/>
        <w:left w:val="single" w:sz="4" w:space="20" w:color="E6EFF3" w:themeColor="background1"/>
        <w:bottom w:val="single" w:sz="4" w:space="14" w:color="E6EFF3" w:themeColor="background1"/>
        <w:right w:val="single" w:sz="4" w:space="20" w:color="E6EFF3" w:themeColor="background1"/>
      </w:pBdr>
      <w:shd w:val="clear" w:color="auto" w:fill="E6EFF3" w:themeFill="background1"/>
      <w:ind w:left="397" w:right="397"/>
    </w:pPr>
  </w:style>
  <w:style w:type="paragraph" w:customStyle="1" w:styleId="BoxUL1">
    <w:name w:val="Box UL 1"/>
    <w:basedOn w:val="ProgrammAufzhlung1"/>
    <w:uiPriority w:val="22"/>
    <w:qFormat/>
    <w:rsid w:val="00AB6A0D"/>
    <w:pPr>
      <w:numPr>
        <w:numId w:val="6"/>
      </w:numPr>
      <w:pBdr>
        <w:top w:val="single" w:sz="4" w:space="14" w:color="E6EFF3" w:themeColor="background1"/>
        <w:left w:val="single" w:sz="4" w:space="20" w:color="E6EFF3" w:themeColor="background1"/>
        <w:bottom w:val="single" w:sz="4" w:space="14" w:color="E6EFF3" w:themeColor="background1"/>
        <w:right w:val="single" w:sz="4" w:space="20" w:color="E6EFF3" w:themeColor="background1"/>
      </w:pBdr>
      <w:shd w:val="clear" w:color="auto" w:fill="E6EFF3" w:themeFill="background1"/>
      <w:ind w:left="794" w:right="397" w:hanging="397"/>
      <w:contextualSpacing/>
    </w:pPr>
  </w:style>
  <w:style w:type="character" w:customStyle="1" w:styleId="hochgestellt">
    <w:name w:val="hochgestellt"/>
    <w:uiPriority w:val="99"/>
    <w:semiHidden/>
    <w:rsid w:val="004833CD"/>
    <w:rPr>
      <w:vertAlign w:val="superscript"/>
    </w:rPr>
  </w:style>
  <w:style w:type="numbering" w:customStyle="1" w:styleId="Programm-Liste">
    <w:name w:val="Programm-Liste"/>
    <w:basedOn w:val="KeineListe"/>
    <w:rsid w:val="004833CD"/>
    <w:pPr>
      <w:numPr>
        <w:numId w:val="15"/>
      </w:numPr>
    </w:pPr>
  </w:style>
  <w:style w:type="paragraph" w:customStyle="1" w:styleId="Ort-Datum">
    <w:name w:val="Ort-Datum"/>
    <w:basedOn w:val="Standard"/>
    <w:uiPriority w:val="29"/>
    <w:rsid w:val="004833CD"/>
    <w:pPr>
      <w:framePr w:h="390" w:hRule="exact" w:hSpace="142" w:wrap="around" w:vAnchor="page" w:hAnchor="text" w:y="14914" w:anchorLock="1"/>
    </w:pPr>
    <w:rPr>
      <w:sz w:val="29"/>
      <w:szCs w:val="29"/>
    </w:rPr>
  </w:style>
  <w:style w:type="character" w:customStyle="1" w:styleId="ROT">
    <w:name w:val="ROT"/>
    <w:basedOn w:val="Absatz-Standardschriftart"/>
    <w:uiPriority w:val="59"/>
    <w:qFormat/>
    <w:rsid w:val="004833CD"/>
    <w:rPr>
      <w:color w:val="E1320F" w:themeColor="text2"/>
      <w:lang w:val="de-DE"/>
    </w:rPr>
  </w:style>
  <w:style w:type="character" w:customStyle="1" w:styleId="BetreffZchn">
    <w:name w:val="Betreff Zchn"/>
    <w:aliases w:val="Betreff-Titel Zchn,Betreff-H1 Zchn"/>
    <w:basedOn w:val="Absatz-Standardschriftart"/>
    <w:link w:val="Betreff"/>
    <w:uiPriority w:val="2"/>
    <w:semiHidden/>
    <w:rsid w:val="004833CD"/>
    <w:rPr>
      <w:rFonts w:asciiTheme="majorHAnsi" w:hAnsiTheme="majorHAnsi"/>
      <w:b/>
      <w:sz w:val="28"/>
      <w:shd w:val="clear" w:color="auto" w:fill="FFFFFF"/>
      <w14:numForm w14:val="lining"/>
    </w:rPr>
  </w:style>
  <w:style w:type="paragraph" w:customStyle="1" w:styleId="Brief2nummeriert">
    <w:name w:val="Brief Ü2 nummeriert"/>
    <w:basedOn w:val="2nummeriert"/>
    <w:next w:val="Standard"/>
    <w:uiPriority w:val="2"/>
    <w:semiHidden/>
    <w:rsid w:val="004833CD"/>
    <w:pPr>
      <w:numPr>
        <w:numId w:val="7"/>
      </w:numPr>
      <w:spacing w:before="345" w:line="264" w:lineRule="auto"/>
    </w:pPr>
    <w:rPr>
      <w:sz w:val="28"/>
    </w:rPr>
  </w:style>
  <w:style w:type="paragraph" w:customStyle="1" w:styleId="Brief3nummeriert">
    <w:name w:val="Brief Ü3 nummeriert"/>
    <w:basedOn w:val="3nummeriert"/>
    <w:next w:val="Standard"/>
    <w:uiPriority w:val="2"/>
    <w:semiHidden/>
    <w:rsid w:val="004833CD"/>
    <w:pPr>
      <w:numPr>
        <w:numId w:val="7"/>
      </w:numPr>
      <w:spacing w:before="345"/>
    </w:pPr>
  </w:style>
  <w:style w:type="paragraph" w:customStyle="1" w:styleId="Elektronischgefertigt">
    <w:name w:val="Elektronisch gefertigt"/>
    <w:basedOn w:val="StdVOR"/>
    <w:next w:val="Standard"/>
    <w:uiPriority w:val="46"/>
    <w:semiHidden/>
    <w:rsid w:val="004833CD"/>
    <w:pPr>
      <w:spacing w:after="0"/>
    </w:pPr>
    <w:rPr>
      <w:sz w:val="17"/>
    </w:rPr>
  </w:style>
  <w:style w:type="paragraph" w:styleId="Gruformel">
    <w:name w:val="Closing"/>
    <w:aliases w:val="Gruß"/>
    <w:basedOn w:val="Standard"/>
    <w:next w:val="Standard"/>
    <w:link w:val="GruformelZchn"/>
    <w:uiPriority w:val="46"/>
    <w:semiHidden/>
    <w:rsid w:val="004833CD"/>
    <w:pPr>
      <w:spacing w:before="345"/>
    </w:pPr>
  </w:style>
  <w:style w:type="character" w:customStyle="1" w:styleId="GruformelZchn">
    <w:name w:val="Grußformel Zchn"/>
    <w:aliases w:val="Gruß Zchn"/>
    <w:basedOn w:val="Absatz-Standardschriftart"/>
    <w:link w:val="Gruformel"/>
    <w:uiPriority w:val="46"/>
    <w:semiHidden/>
    <w:rsid w:val="004833CD"/>
    <w:rPr>
      <w14:numForm w14:val="lining"/>
    </w:rPr>
  </w:style>
  <w:style w:type="character" w:customStyle="1" w:styleId="Hochstellen">
    <w:name w:val="Hochstellen"/>
    <w:basedOn w:val="Absatz-Standardschriftart"/>
    <w:uiPriority w:val="59"/>
    <w:qFormat/>
    <w:rsid w:val="004833CD"/>
    <w:rPr>
      <w:caps w:val="0"/>
      <w:smallCaps w:val="0"/>
      <w:strike w:val="0"/>
      <w:dstrike w:val="0"/>
      <w:vanish w:val="0"/>
      <w:vertAlign w:val="superscript"/>
    </w:rPr>
  </w:style>
  <w:style w:type="paragraph" w:customStyle="1" w:styleId="Listennummera">
    <w:name w:val="Listennummer a)"/>
    <w:aliases w:val="OL 1 a)"/>
    <w:basedOn w:val="Listennummer"/>
    <w:uiPriority w:val="18"/>
    <w:qFormat/>
    <w:rsid w:val="004833CD"/>
    <w:pPr>
      <w:numPr>
        <w:numId w:val="14"/>
      </w:numPr>
    </w:pPr>
  </w:style>
  <w:style w:type="character" w:customStyle="1" w:styleId="Tiefstellen">
    <w:name w:val="Tiefstellen"/>
    <w:basedOn w:val="Absatz-Standardschriftart"/>
    <w:uiPriority w:val="59"/>
    <w:qFormat/>
    <w:rsid w:val="004833CD"/>
    <w:rPr>
      <w:caps w:val="0"/>
      <w:smallCaps w:val="0"/>
      <w:strike w:val="0"/>
      <w:dstrike w:val="0"/>
      <w:vanish w:val="0"/>
      <w:vertAlign w:val="subscript"/>
    </w:rPr>
  </w:style>
  <w:style w:type="paragraph" w:customStyle="1" w:styleId="UnterzeichnetiV">
    <w:name w:val="Unterzeichnet i.V."/>
    <w:basedOn w:val="KeinLeerraum"/>
    <w:next w:val="Standard"/>
    <w:uiPriority w:val="46"/>
    <w:semiHidden/>
    <w:rsid w:val="004833CD"/>
  </w:style>
  <w:style w:type="paragraph" w:customStyle="1" w:styleId="UZ-Datum">
    <w:name w:val="UZ-Datum"/>
    <w:basedOn w:val="UnterzeichnetiV"/>
    <w:next w:val="UnterzeichnetiV"/>
    <w:uiPriority w:val="46"/>
    <w:semiHidden/>
    <w:rsid w:val="004833CD"/>
    <w:pPr>
      <w:spacing w:before="345"/>
    </w:pPr>
    <w:rPr>
      <w:rFonts w:eastAsia="Times New Roman" w:cs="Times New Roman"/>
    </w:rPr>
  </w:style>
  <w:style w:type="paragraph" w:customStyle="1" w:styleId="Vermerk">
    <w:name w:val="Vermerk"/>
    <w:basedOn w:val="Standard"/>
    <w:uiPriority w:val="47"/>
    <w:semiHidden/>
    <w:rsid w:val="004833CD"/>
    <w:rPr>
      <w:sz w:val="17"/>
    </w:rPr>
  </w:style>
  <w:style w:type="character" w:styleId="SchwacherVerweis">
    <w:name w:val="Subtle Reference"/>
    <w:basedOn w:val="Absatz-Standardschriftart"/>
    <w:uiPriority w:val="31"/>
    <w:semiHidden/>
    <w:rsid w:val="004833CD"/>
    <w:rPr>
      <w:caps w:val="0"/>
      <w:smallCaps/>
      <w:strike w:val="0"/>
      <w:dstrike w:val="0"/>
      <w:vanish w:val="0"/>
      <w:color w:val="auto"/>
      <w:u w:val="none"/>
      <w:vertAlign w:val="baseline"/>
    </w:rPr>
  </w:style>
  <w:style w:type="paragraph" w:styleId="Blocktext">
    <w:name w:val="Block Text"/>
    <w:basedOn w:val="Standard"/>
    <w:uiPriority w:val="99"/>
    <w:semiHidden/>
    <w:unhideWhenUsed/>
    <w:rsid w:val="004833CD"/>
    <w:pPr>
      <w:pBdr>
        <w:top w:val="single" w:sz="2" w:space="10" w:color="CA0237" w:themeColor="accent1"/>
        <w:left w:val="single" w:sz="2" w:space="10" w:color="CA0237" w:themeColor="accent1"/>
        <w:bottom w:val="single" w:sz="2" w:space="10" w:color="CA0237" w:themeColor="accent1"/>
        <w:right w:val="single" w:sz="2" w:space="10" w:color="CA0237" w:themeColor="accent1"/>
      </w:pBdr>
    </w:pPr>
    <w:rPr>
      <w:i/>
      <w:iCs/>
      <w:color w:val="E1320F" w:themeColor="text2"/>
    </w:rPr>
  </w:style>
  <w:style w:type="paragraph" w:customStyle="1" w:styleId="P-1">
    <w:name w:val="P-1."/>
    <w:basedOn w:val="Standard"/>
    <w:uiPriority w:val="19"/>
    <w:qFormat/>
    <w:rsid w:val="004833CD"/>
    <w:pPr>
      <w:ind w:left="397" w:hanging="397"/>
    </w:pPr>
    <w:rPr>
      <w:rFonts w:eastAsia="Times New Roman" w:cs="Times New Roman"/>
      <w:szCs w:val="20"/>
    </w:rPr>
  </w:style>
  <w:style w:type="paragraph" w:customStyle="1" w:styleId="P-1Ftsz">
    <w:name w:val="P-1. Ftsz"/>
    <w:basedOn w:val="Standard"/>
    <w:uiPriority w:val="19"/>
    <w:qFormat/>
    <w:rsid w:val="004833CD"/>
    <w:pPr>
      <w:ind w:left="397"/>
    </w:pPr>
    <w:rPr>
      <w:rFonts w:eastAsia="Times New Roman" w:cs="Times New Roman"/>
      <w:szCs w:val="20"/>
    </w:rPr>
  </w:style>
  <w:style w:type="paragraph" w:customStyle="1" w:styleId="P-1a">
    <w:name w:val="P-1.a)"/>
    <w:basedOn w:val="Standard"/>
    <w:uiPriority w:val="19"/>
    <w:qFormat/>
    <w:rsid w:val="004833CD"/>
    <w:pPr>
      <w:ind w:left="794" w:hanging="397"/>
    </w:pPr>
    <w:rPr>
      <w:rFonts w:eastAsia="Times New Roman" w:cs="Times New Roman"/>
      <w:szCs w:val="20"/>
    </w:rPr>
  </w:style>
  <w:style w:type="paragraph" w:customStyle="1" w:styleId="P-1aFtsz">
    <w:name w:val="P-1.a) Ftsz"/>
    <w:basedOn w:val="Standard"/>
    <w:uiPriority w:val="19"/>
    <w:qFormat/>
    <w:rsid w:val="004833CD"/>
    <w:pPr>
      <w:ind w:left="794"/>
    </w:pPr>
    <w:rPr>
      <w:rFonts w:eastAsia="Times New Roman" w:cs="Times New Roman"/>
      <w:szCs w:val="20"/>
    </w:rPr>
  </w:style>
  <w:style w:type="paragraph" w:customStyle="1" w:styleId="P-1ai">
    <w:name w:val="P-1.a)i)"/>
    <w:basedOn w:val="P-1aFtsz"/>
    <w:uiPriority w:val="19"/>
    <w:rsid w:val="004833CD"/>
    <w:pPr>
      <w:ind w:left="1191" w:hanging="397"/>
    </w:pPr>
  </w:style>
  <w:style w:type="paragraph" w:customStyle="1" w:styleId="P-1aiFtsz">
    <w:name w:val="P-1.a)i) Ftsz"/>
    <w:basedOn w:val="P-1aFtsz"/>
    <w:uiPriority w:val="19"/>
    <w:rsid w:val="004833CD"/>
    <w:pPr>
      <w:ind w:left="1191"/>
    </w:pPr>
  </w:style>
  <w:style w:type="paragraph" w:customStyle="1" w:styleId="Bilduntertitel">
    <w:name w:val="Bilduntertitel"/>
    <w:aliases w:val="Bild-UT"/>
    <w:basedOn w:val="Quelle"/>
    <w:uiPriority w:val="4"/>
    <w:qFormat/>
    <w:rsid w:val="004833CD"/>
    <w:pPr>
      <w:spacing w:before="0"/>
    </w:pPr>
    <w:rPr>
      <w:rFonts w:eastAsia="Times New Roman" w:cs="Times New Roman"/>
      <w:szCs w:val="20"/>
    </w:rPr>
  </w:style>
  <w:style w:type="numbering" w:customStyle="1" w:styleId="ATberschriftennummeriert">
    <w:name w:val="AT Überschriften nummeriert"/>
    <w:uiPriority w:val="99"/>
    <w:rsid w:val="004833CD"/>
    <w:pPr>
      <w:numPr>
        <w:numId w:val="3"/>
      </w:numPr>
    </w:pPr>
  </w:style>
  <w:style w:type="paragraph" w:customStyle="1" w:styleId="LOGO">
    <w:name w:val="LOGO"/>
    <w:basedOn w:val="P-Intro"/>
    <w:next w:val="Standard"/>
    <w:uiPriority w:val="54"/>
    <w:semiHidden/>
    <w:rsid w:val="004833CD"/>
    <w:rPr>
      <w:color w:val="auto"/>
    </w:rPr>
  </w:style>
  <w:style w:type="paragraph" w:customStyle="1" w:styleId="ImpressumKeinLeerraum">
    <w:name w:val="Impressum Kein Leerraum"/>
    <w:basedOn w:val="KeinLeerraum"/>
    <w:uiPriority w:val="44"/>
    <w:rsid w:val="004833CD"/>
    <w:rPr>
      <w:sz w:val="19"/>
    </w:rPr>
  </w:style>
  <w:style w:type="paragraph" w:customStyle="1" w:styleId="2Impressum">
    <w:name w:val="Ü2 Impressum"/>
    <w:basedOn w:val="1-small"/>
    <w:uiPriority w:val="44"/>
    <w:qFormat/>
    <w:rsid w:val="00F63374"/>
    <w:pPr>
      <w:pageBreakBefore w:val="0"/>
      <w:spacing w:before="690" w:after="0"/>
      <w:outlineLvl w:val="1"/>
    </w:pPr>
    <w:rPr>
      <w:sz w:val="19"/>
    </w:rPr>
  </w:style>
  <w:style w:type="paragraph" w:customStyle="1" w:styleId="An">
    <w:name w:val="An"/>
    <w:basedOn w:val="Anschriftdaten"/>
    <w:uiPriority w:val="99"/>
    <w:semiHidden/>
    <w:rsid w:val="004833CD"/>
    <w:pPr>
      <w:spacing w:line="220" w:lineRule="exact"/>
    </w:pPr>
    <w:rPr>
      <w:sz w:val="16"/>
    </w:rPr>
  </w:style>
  <w:style w:type="paragraph" w:customStyle="1" w:styleId="Impressumtext">
    <w:name w:val="Impressumtext"/>
    <w:basedOn w:val="StdVOR"/>
    <w:uiPriority w:val="44"/>
    <w:qFormat/>
    <w:rsid w:val="004833CD"/>
    <w:rPr>
      <w:sz w:val="19"/>
      <w:szCs w:val="19"/>
    </w:rPr>
  </w:style>
  <w:style w:type="character" w:styleId="Hervorhebung">
    <w:name w:val="Emphasis"/>
    <w:basedOn w:val="Absatz-Standardschriftart"/>
    <w:uiPriority w:val="20"/>
    <w:qFormat/>
    <w:rsid w:val="004833CD"/>
    <w:rPr>
      <w:b/>
      <w:i w:val="0"/>
      <w:iCs/>
    </w:rPr>
  </w:style>
  <w:style w:type="character" w:styleId="SchwacheHervorhebung">
    <w:name w:val="Subtle Emphasis"/>
    <w:basedOn w:val="Absatz-Standardschriftart"/>
    <w:uiPriority w:val="59"/>
    <w:semiHidden/>
    <w:rsid w:val="004833CD"/>
    <w:rPr>
      <w:i/>
      <w:iCs/>
      <w:color w:val="auto"/>
    </w:rPr>
  </w:style>
  <w:style w:type="paragraph" w:customStyle="1" w:styleId="BoxUL1Last">
    <w:name w:val="Box UL 1 Last"/>
    <w:basedOn w:val="BoxUL1"/>
    <w:next w:val="BoxStd"/>
    <w:uiPriority w:val="22"/>
    <w:rsid w:val="00CF40F7"/>
    <w:pPr>
      <w:spacing w:after="345"/>
    </w:pPr>
    <w:rPr>
      <w:szCs w:val="20"/>
    </w:rPr>
  </w:style>
  <w:style w:type="character" w:styleId="BesuchterLink">
    <w:name w:val="FollowedHyperlink"/>
    <w:basedOn w:val="Absatz-Standardschriftart"/>
    <w:unhideWhenUsed/>
    <w:rsid w:val="00062850"/>
    <w:rPr>
      <w:color w:val="000000" w:themeColor="text1"/>
      <w:u w:val="single"/>
    </w:rPr>
  </w:style>
  <w:style w:type="paragraph" w:styleId="StandardWeb">
    <w:name w:val="Normal (Web)"/>
    <w:basedOn w:val="Standard"/>
    <w:uiPriority w:val="99"/>
    <w:unhideWhenUsed/>
    <w:rsid w:val="008601B9"/>
    <w:rPr>
      <w:rFonts w:ascii="Times New Roman" w:hAnsi="Times New Roman" w:cs="Times New Roman"/>
      <w:sz w:val="24"/>
      <w:szCs w:val="24"/>
    </w:rPr>
  </w:style>
  <w:style w:type="paragraph" w:customStyle="1" w:styleId="Aufzhlung">
    <w:name w:val="Aufzählung"/>
    <w:basedOn w:val="Standard"/>
    <w:rsid w:val="008601B9"/>
    <w:pPr>
      <w:numPr>
        <w:numId w:val="26"/>
      </w:numPr>
      <w:spacing w:before="120" w:after="0" w:line="240" w:lineRule="auto"/>
    </w:pPr>
    <w:rPr>
      <w:rFonts w:ascii="Arial" w:eastAsia="Times New Roman" w:hAnsi="Arial" w:cs="Times New Roman"/>
      <w:snapToGrid w:val="0"/>
      <w:sz w:val="22"/>
      <w:szCs w:val="20"/>
      <w:lang w:val="de-DE" w:eastAsia="de-DE"/>
      <w14:numForm w14:val="default"/>
    </w:rPr>
  </w:style>
  <w:style w:type="numbering" w:customStyle="1" w:styleId="KeineListe1">
    <w:name w:val="Keine Liste1"/>
    <w:next w:val="KeineListe"/>
    <w:uiPriority w:val="99"/>
    <w:semiHidden/>
    <w:unhideWhenUsed/>
    <w:rsid w:val="00F02D95"/>
  </w:style>
  <w:style w:type="character" w:styleId="Kommentarzeichen">
    <w:name w:val="annotation reference"/>
    <w:basedOn w:val="Absatz-Standardschriftart"/>
    <w:semiHidden/>
    <w:unhideWhenUsed/>
    <w:rsid w:val="00F02D95"/>
    <w:rPr>
      <w:sz w:val="16"/>
      <w:szCs w:val="16"/>
    </w:rPr>
  </w:style>
  <w:style w:type="numbering" w:customStyle="1" w:styleId="KeineListe11">
    <w:name w:val="Keine Liste11"/>
    <w:next w:val="KeineListe"/>
    <w:uiPriority w:val="99"/>
    <w:semiHidden/>
    <w:unhideWhenUsed/>
    <w:rsid w:val="00F02D95"/>
  </w:style>
  <w:style w:type="paragraph" w:customStyle="1" w:styleId="Fuzeile2">
    <w:name w:val="Fußzeile 2"/>
    <w:basedOn w:val="Standard"/>
    <w:next w:val="Fuzeile"/>
    <w:autoRedefine/>
    <w:rsid w:val="00F02D95"/>
    <w:pPr>
      <w:spacing w:after="0" w:line="240" w:lineRule="auto"/>
      <w:jc w:val="center"/>
    </w:pPr>
    <w:rPr>
      <w:rFonts w:ascii="Arial" w:eastAsia="Times New Roman" w:hAnsi="Arial" w:cs="Arial"/>
      <w:sz w:val="16"/>
      <w:szCs w:val="20"/>
      <w:lang w:val="de-DE" w:eastAsia="de-DE"/>
      <w14:numForm w14:val="default"/>
    </w:rPr>
  </w:style>
  <w:style w:type="paragraph" w:customStyle="1" w:styleId="Seitenzahlen">
    <w:name w:val="Seitenzahlen"/>
    <w:basedOn w:val="Standard"/>
    <w:rsid w:val="00F02D95"/>
    <w:pPr>
      <w:spacing w:after="0" w:line="240" w:lineRule="auto"/>
      <w:jc w:val="right"/>
    </w:pPr>
    <w:rPr>
      <w:rFonts w:ascii="Arial" w:eastAsia="Times New Roman" w:hAnsi="Arial" w:cs="Times New Roman"/>
      <w:sz w:val="16"/>
      <w:szCs w:val="20"/>
      <w:lang w:val="de-DE" w:eastAsia="de-DE"/>
      <w14:numForm w14:val="default"/>
    </w:rPr>
  </w:style>
  <w:style w:type="table" w:customStyle="1" w:styleId="Tabellenraster1">
    <w:name w:val="Tabellenraster1"/>
    <w:basedOn w:val="NormaleTabelle"/>
    <w:next w:val="Tabellenraster"/>
    <w:rsid w:val="00F02D95"/>
    <w:pPr>
      <w:spacing w:after="0" w:line="240" w:lineRule="auto"/>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 Content"/>
    <w:basedOn w:val="Standard"/>
    <w:rsid w:val="00F02D95"/>
    <w:pPr>
      <w:widowControl w:val="0"/>
      <w:spacing w:before="20" w:after="20" w:line="240" w:lineRule="auto"/>
    </w:pPr>
    <w:rPr>
      <w:rFonts w:ascii="Arial" w:eastAsia="Times New Roman" w:hAnsi="Arial" w:cs="Times New Roman"/>
      <w:sz w:val="16"/>
      <w:szCs w:val="20"/>
      <w:lang w:eastAsia="de-DE"/>
      <w14:numForm w14:val="default"/>
    </w:rPr>
  </w:style>
  <w:style w:type="paragraph" w:styleId="Textkrper">
    <w:name w:val="Body Text"/>
    <w:basedOn w:val="Standard"/>
    <w:link w:val="TextkrperZchn"/>
    <w:rsid w:val="00F02D95"/>
    <w:pPr>
      <w:spacing w:after="0" w:line="360" w:lineRule="auto"/>
    </w:pPr>
    <w:rPr>
      <w:rFonts w:ascii="Arial" w:eastAsia="Times New Roman" w:hAnsi="Arial" w:cs="Times New Roman"/>
      <w:sz w:val="22"/>
      <w:szCs w:val="20"/>
      <w:lang w:val="de-DE" w:eastAsia="de-DE"/>
      <w14:numForm w14:val="default"/>
    </w:rPr>
  </w:style>
  <w:style w:type="character" w:customStyle="1" w:styleId="TextkrperZchn">
    <w:name w:val="Textkörper Zchn"/>
    <w:basedOn w:val="Absatz-Standardschriftart"/>
    <w:link w:val="Textkrper"/>
    <w:rsid w:val="00F02D95"/>
    <w:rPr>
      <w:rFonts w:ascii="Arial" w:eastAsia="Times New Roman" w:hAnsi="Arial" w:cs="Times New Roman"/>
      <w:sz w:val="22"/>
      <w:szCs w:val="20"/>
      <w:lang w:eastAsia="de-DE"/>
    </w:rPr>
  </w:style>
  <w:style w:type="paragraph" w:styleId="Dokumentstruktur">
    <w:name w:val="Document Map"/>
    <w:basedOn w:val="Standard"/>
    <w:link w:val="DokumentstrukturZchn"/>
    <w:semiHidden/>
    <w:rsid w:val="00F02D95"/>
    <w:pPr>
      <w:shd w:val="clear" w:color="auto" w:fill="000080"/>
      <w:spacing w:after="0" w:line="240" w:lineRule="auto"/>
    </w:pPr>
    <w:rPr>
      <w:rFonts w:ascii="Tahoma" w:eastAsia="Times New Roman" w:hAnsi="Tahoma" w:cs="Tahoma"/>
      <w:sz w:val="20"/>
      <w:szCs w:val="20"/>
      <w:lang w:eastAsia="de-AT"/>
      <w14:numForm w14:val="default"/>
    </w:rPr>
  </w:style>
  <w:style w:type="character" w:customStyle="1" w:styleId="DokumentstrukturZchn">
    <w:name w:val="Dokumentstruktur Zchn"/>
    <w:basedOn w:val="Absatz-Standardschriftart"/>
    <w:link w:val="Dokumentstruktur"/>
    <w:semiHidden/>
    <w:rsid w:val="00F02D95"/>
    <w:rPr>
      <w:rFonts w:ascii="Tahoma" w:eastAsia="Times New Roman" w:hAnsi="Tahoma" w:cs="Tahoma"/>
      <w:sz w:val="20"/>
      <w:szCs w:val="20"/>
      <w:shd w:val="clear" w:color="auto" w:fill="000080"/>
      <w:lang w:val="de-AT" w:eastAsia="de-AT"/>
    </w:rPr>
  </w:style>
  <w:style w:type="paragraph" w:customStyle="1" w:styleId="font5">
    <w:name w:val="font5"/>
    <w:basedOn w:val="Standard"/>
    <w:rsid w:val="00F02D95"/>
    <w:pPr>
      <w:spacing w:before="100" w:beforeAutospacing="1" w:after="100" w:afterAutospacing="1" w:line="240" w:lineRule="auto"/>
    </w:pPr>
    <w:rPr>
      <w:rFonts w:ascii="Arial" w:eastAsia="Times New Roman" w:hAnsi="Arial" w:cs="Arial"/>
      <w:b/>
      <w:bCs/>
      <w:sz w:val="18"/>
      <w:szCs w:val="18"/>
      <w:lang w:val="de-DE" w:eastAsia="de-DE"/>
      <w14:numForm w14:val="default"/>
    </w:rPr>
  </w:style>
  <w:style w:type="paragraph" w:customStyle="1" w:styleId="font6">
    <w:name w:val="font6"/>
    <w:basedOn w:val="Standard"/>
    <w:rsid w:val="00F02D95"/>
    <w:pPr>
      <w:spacing w:before="100" w:beforeAutospacing="1" w:after="100" w:afterAutospacing="1" w:line="240" w:lineRule="auto"/>
    </w:pPr>
    <w:rPr>
      <w:rFonts w:ascii="Arial" w:eastAsia="Times New Roman" w:hAnsi="Arial" w:cs="Arial"/>
      <w:b/>
      <w:bCs/>
      <w:color w:val="00CCFF"/>
      <w:sz w:val="16"/>
      <w:szCs w:val="16"/>
      <w:lang w:val="de-DE" w:eastAsia="de-DE"/>
      <w14:numForm w14:val="default"/>
    </w:rPr>
  </w:style>
  <w:style w:type="paragraph" w:customStyle="1" w:styleId="font7">
    <w:name w:val="font7"/>
    <w:basedOn w:val="Standard"/>
    <w:rsid w:val="00F02D95"/>
    <w:pPr>
      <w:spacing w:before="100" w:beforeAutospacing="1" w:after="100" w:afterAutospacing="1" w:line="240" w:lineRule="auto"/>
    </w:pPr>
    <w:rPr>
      <w:rFonts w:ascii="Arial" w:eastAsia="Times New Roman" w:hAnsi="Arial" w:cs="Arial"/>
      <w:b/>
      <w:bCs/>
      <w:color w:val="00FFFF"/>
      <w:sz w:val="16"/>
      <w:szCs w:val="16"/>
      <w:lang w:val="de-DE" w:eastAsia="de-DE"/>
      <w14:numForm w14:val="default"/>
    </w:rPr>
  </w:style>
  <w:style w:type="paragraph" w:customStyle="1" w:styleId="xl22">
    <w:name w:val="xl22"/>
    <w:basedOn w:val="Standard"/>
    <w:rsid w:val="00F02D95"/>
    <w:pPr>
      <w:pBdr>
        <w:top w:val="single" w:sz="8" w:space="0" w:color="000000"/>
        <w:left w:val="single" w:sz="12"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de-DE" w:eastAsia="de-DE"/>
      <w14:numForm w14:val="default"/>
    </w:rPr>
  </w:style>
  <w:style w:type="paragraph" w:customStyle="1" w:styleId="xl23">
    <w:name w:val="xl23"/>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de-DE" w:eastAsia="de-DE"/>
      <w14:numForm w14:val="default"/>
    </w:rPr>
  </w:style>
  <w:style w:type="paragraph" w:customStyle="1" w:styleId="xl24">
    <w:name w:val="xl24"/>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de-DE" w:eastAsia="de-DE"/>
      <w14:numForm w14:val="default"/>
    </w:rPr>
  </w:style>
  <w:style w:type="paragraph" w:customStyle="1" w:styleId="xl25">
    <w:name w:val="xl25"/>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de-DE" w:eastAsia="de-DE"/>
      <w14:numForm w14:val="default"/>
    </w:rPr>
  </w:style>
  <w:style w:type="paragraph" w:customStyle="1" w:styleId="xl26">
    <w:name w:val="xl26"/>
    <w:basedOn w:val="Standard"/>
    <w:rsid w:val="00F02D95"/>
    <w:pPr>
      <w:pBdr>
        <w:top w:val="single" w:sz="8"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lang w:val="de-DE" w:eastAsia="de-DE"/>
      <w14:numForm w14:val="default"/>
    </w:rPr>
  </w:style>
  <w:style w:type="paragraph" w:customStyle="1" w:styleId="xl27">
    <w:name w:val="xl27"/>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lang w:val="de-DE" w:eastAsia="de-DE"/>
      <w14:numForm w14:val="default"/>
    </w:rPr>
  </w:style>
  <w:style w:type="paragraph" w:customStyle="1" w:styleId="xl28">
    <w:name w:val="xl28"/>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lang w:val="de-DE" w:eastAsia="de-DE"/>
      <w14:numForm w14:val="default"/>
    </w:rPr>
  </w:style>
  <w:style w:type="paragraph" w:customStyle="1" w:styleId="xl29">
    <w:name w:val="xl29"/>
    <w:basedOn w:val="Standard"/>
    <w:rsid w:val="00F02D95"/>
    <w:pPr>
      <w:pBdr>
        <w:top w:val="single" w:sz="8" w:space="0" w:color="000000"/>
        <w:bottom w:val="single" w:sz="4" w:space="0" w:color="000000"/>
        <w:right w:val="single" w:sz="4" w:space="0" w:color="000000"/>
      </w:pBdr>
      <w:shd w:val="clear" w:color="CCCCFF" w:fill="C0C0C0"/>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de-DE" w:eastAsia="de-DE"/>
      <w14:numForm w14:val="default"/>
    </w:rPr>
  </w:style>
  <w:style w:type="paragraph" w:customStyle="1" w:styleId="xl30">
    <w:name w:val="xl30"/>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FF"/>
      <w:sz w:val="18"/>
      <w:szCs w:val="18"/>
      <w:lang w:val="de-DE" w:eastAsia="de-DE"/>
      <w14:numForm w14:val="default"/>
    </w:rPr>
  </w:style>
  <w:style w:type="paragraph" w:customStyle="1" w:styleId="xl31">
    <w:name w:val="xl31"/>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de-DE" w:eastAsia="de-DE"/>
      <w14:numForm w14:val="default"/>
    </w:rPr>
  </w:style>
  <w:style w:type="paragraph" w:customStyle="1" w:styleId="xl32">
    <w:name w:val="xl32"/>
    <w:basedOn w:val="Standard"/>
    <w:rsid w:val="00F02D95"/>
    <w:pPr>
      <w:pBdr>
        <w:top w:val="single" w:sz="8" w:space="0" w:color="000000"/>
        <w:bottom w:val="single" w:sz="4" w:space="0" w:color="000000"/>
        <w:right w:val="single" w:sz="4" w:space="0" w:color="000000"/>
      </w:pBdr>
      <w:shd w:val="clear" w:color="CCFFFF" w:fill="CCFFFF"/>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de-DE" w:eastAsia="de-DE"/>
      <w14:numForm w14:val="default"/>
    </w:rPr>
  </w:style>
  <w:style w:type="paragraph" w:customStyle="1" w:styleId="xl33">
    <w:name w:val="xl33"/>
    <w:basedOn w:val="Standard"/>
    <w:rsid w:val="00F02D95"/>
    <w:pPr>
      <w:pBdr>
        <w:top w:val="single" w:sz="8"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lang w:val="de-DE" w:eastAsia="de-DE"/>
      <w14:numForm w14:val="default"/>
    </w:rPr>
  </w:style>
  <w:style w:type="paragraph" w:customStyle="1" w:styleId="xl34">
    <w:name w:val="xl34"/>
    <w:basedOn w:val="Standard"/>
    <w:rsid w:val="00F02D95"/>
    <w:pPr>
      <w:pBdr>
        <w:top w:val="single" w:sz="8" w:space="0" w:color="000000"/>
        <w:left w:val="single" w:sz="4" w:space="0" w:color="000000"/>
        <w:bottom w:val="single" w:sz="4" w:space="0" w:color="000000"/>
        <w:right w:val="single" w:sz="4" w:space="0" w:color="000000"/>
      </w:pBdr>
      <w:shd w:val="clear" w:color="CCCCFF" w:fill="C0C0C0"/>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de-DE" w:eastAsia="de-DE"/>
      <w14:numForm w14:val="default"/>
    </w:rPr>
  </w:style>
  <w:style w:type="paragraph" w:customStyle="1" w:styleId="xl35">
    <w:name w:val="xl35"/>
    <w:basedOn w:val="Standard"/>
    <w:rsid w:val="00F02D95"/>
    <w:pPr>
      <w:pBdr>
        <w:top w:val="single" w:sz="8" w:space="0" w:color="000000"/>
        <w:bottom w:val="single" w:sz="4" w:space="0" w:color="000000"/>
      </w:pBdr>
      <w:shd w:val="clear" w:color="CCCCFF" w:fill="C0C0C0"/>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de-DE" w:eastAsia="de-DE"/>
      <w14:numForm w14:val="default"/>
    </w:rPr>
  </w:style>
  <w:style w:type="paragraph" w:customStyle="1" w:styleId="xl36">
    <w:name w:val="xl36"/>
    <w:basedOn w:val="Standard"/>
    <w:rsid w:val="00F02D95"/>
    <w:pPr>
      <w:pBdr>
        <w:top w:val="single" w:sz="8"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de-DE" w:eastAsia="de-DE"/>
      <w14:numForm w14:val="default"/>
    </w:rPr>
  </w:style>
  <w:style w:type="paragraph" w:customStyle="1" w:styleId="xl37">
    <w:name w:val="xl37"/>
    <w:basedOn w:val="Standard"/>
    <w:rsid w:val="00F02D95"/>
    <w:pPr>
      <w:pBdr>
        <w:top w:val="single" w:sz="8" w:space="0" w:color="000000"/>
        <w:left w:val="single" w:sz="4" w:space="0" w:color="000000"/>
        <w:bottom w:val="single" w:sz="4"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lang w:val="de-DE" w:eastAsia="de-DE"/>
      <w14:numForm w14:val="default"/>
    </w:rPr>
  </w:style>
  <w:style w:type="paragraph" w:customStyle="1" w:styleId="xl38">
    <w:name w:val="xl38"/>
    <w:basedOn w:val="Standard"/>
    <w:rsid w:val="00F02D95"/>
    <w:pPr>
      <w:pBdr>
        <w:top w:val="single" w:sz="4" w:space="0" w:color="000000"/>
        <w:left w:val="single" w:sz="12" w:space="0" w:color="000000"/>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sz w:val="16"/>
      <w:szCs w:val="16"/>
      <w:lang w:val="de-DE" w:eastAsia="de-DE"/>
      <w14:numForm w14:val="default"/>
    </w:rPr>
  </w:style>
  <w:style w:type="paragraph" w:customStyle="1" w:styleId="xl39">
    <w:name w:val="xl39"/>
    <w:basedOn w:val="Standard"/>
    <w:rsid w:val="00F02D95"/>
    <w:pPr>
      <w:pBdr>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sz w:val="16"/>
      <w:szCs w:val="16"/>
      <w:lang w:val="de-DE" w:eastAsia="de-DE"/>
      <w14:numForm w14:val="default"/>
    </w:rPr>
  </w:style>
  <w:style w:type="paragraph" w:customStyle="1" w:styleId="xl40">
    <w:name w:val="xl40"/>
    <w:basedOn w:val="Standard"/>
    <w:rsid w:val="00F02D95"/>
    <w:pPr>
      <w:pBdr>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sz w:val="16"/>
      <w:szCs w:val="16"/>
      <w:lang w:val="de-DE" w:eastAsia="de-DE"/>
      <w14:numForm w14:val="default"/>
    </w:rPr>
  </w:style>
  <w:style w:type="paragraph" w:customStyle="1" w:styleId="xl41">
    <w:name w:val="xl41"/>
    <w:basedOn w:val="Standard"/>
    <w:rsid w:val="00F02D95"/>
    <w:pPr>
      <w:pBdr>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sz w:val="16"/>
      <w:szCs w:val="16"/>
      <w:lang w:val="de-DE" w:eastAsia="de-DE"/>
      <w14:numForm w14:val="default"/>
    </w:rPr>
  </w:style>
  <w:style w:type="paragraph" w:customStyle="1" w:styleId="xl42">
    <w:name w:val="xl42"/>
    <w:basedOn w:val="Standard"/>
    <w:rsid w:val="00F02D95"/>
    <w:pPr>
      <w:pBdr>
        <w:bottom w:val="single" w:sz="4" w:space="0" w:color="000000"/>
        <w:right w:val="single" w:sz="4" w:space="0" w:color="000000"/>
      </w:pBdr>
      <w:shd w:val="clear" w:color="CCCCFF" w:fill="C0C0C0"/>
      <w:spacing w:before="100" w:beforeAutospacing="1" w:after="100" w:afterAutospacing="1" w:line="240" w:lineRule="auto"/>
      <w:jc w:val="center"/>
      <w:textAlignment w:val="top"/>
    </w:pPr>
    <w:rPr>
      <w:rFonts w:ascii="Times New Roman" w:eastAsia="Times New Roman" w:hAnsi="Times New Roman" w:cs="Times New Roman"/>
      <w:color w:val="000000"/>
      <w:sz w:val="16"/>
      <w:szCs w:val="16"/>
      <w:lang w:val="de-DE" w:eastAsia="de-DE"/>
      <w14:numForm w14:val="default"/>
    </w:rPr>
  </w:style>
  <w:style w:type="paragraph" w:customStyle="1" w:styleId="xl43">
    <w:name w:val="xl43"/>
    <w:basedOn w:val="Standard"/>
    <w:rsid w:val="00F02D95"/>
    <w:pPr>
      <w:pBdr>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sz w:val="16"/>
      <w:szCs w:val="16"/>
      <w:lang w:val="de-DE" w:eastAsia="de-DE"/>
      <w14:numForm w14:val="default"/>
    </w:rPr>
  </w:style>
  <w:style w:type="paragraph" w:customStyle="1" w:styleId="xl44">
    <w:name w:val="xl44"/>
    <w:basedOn w:val="Standard"/>
    <w:rsid w:val="00F02D95"/>
    <w:pPr>
      <w:pBdr>
        <w:bottom w:val="single" w:sz="4" w:space="0" w:color="000000"/>
        <w:right w:val="single" w:sz="4" w:space="0" w:color="000000"/>
      </w:pBdr>
      <w:shd w:val="clear" w:color="CCFFFF" w:fill="CCFFFF"/>
      <w:spacing w:before="100" w:beforeAutospacing="1" w:after="100" w:afterAutospacing="1" w:line="240" w:lineRule="auto"/>
      <w:jc w:val="center"/>
      <w:textAlignment w:val="top"/>
    </w:pPr>
    <w:rPr>
      <w:rFonts w:ascii="Times New Roman" w:eastAsia="Times New Roman" w:hAnsi="Times New Roman" w:cs="Times New Roman"/>
      <w:sz w:val="16"/>
      <w:szCs w:val="16"/>
      <w:lang w:val="de-DE" w:eastAsia="de-DE"/>
      <w14:numForm w14:val="default"/>
    </w:rPr>
  </w:style>
  <w:style w:type="paragraph" w:customStyle="1" w:styleId="xl45">
    <w:name w:val="xl45"/>
    <w:basedOn w:val="Standard"/>
    <w:rsid w:val="00F02D95"/>
    <w:pPr>
      <w:pBdr>
        <w:left w:val="single" w:sz="4" w:space="0" w:color="000000"/>
        <w:bottom w:val="single" w:sz="4" w:space="0" w:color="000000"/>
        <w:right w:val="single" w:sz="4" w:space="0" w:color="000000"/>
      </w:pBdr>
      <w:shd w:val="clear" w:color="CCCCFF" w:fill="C0C0C0"/>
      <w:spacing w:before="100" w:beforeAutospacing="1" w:after="100" w:afterAutospacing="1" w:line="240" w:lineRule="auto"/>
      <w:jc w:val="center"/>
      <w:textAlignment w:val="top"/>
    </w:pPr>
    <w:rPr>
      <w:rFonts w:ascii="Times New Roman" w:eastAsia="Times New Roman" w:hAnsi="Times New Roman" w:cs="Times New Roman"/>
      <w:color w:val="000000"/>
      <w:sz w:val="16"/>
      <w:szCs w:val="16"/>
      <w:lang w:val="de-DE" w:eastAsia="de-DE"/>
      <w14:numForm w14:val="default"/>
    </w:rPr>
  </w:style>
  <w:style w:type="paragraph" w:customStyle="1" w:styleId="xl46">
    <w:name w:val="xl46"/>
    <w:basedOn w:val="Standard"/>
    <w:rsid w:val="00F02D95"/>
    <w:pPr>
      <w:pBdr>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sz w:val="16"/>
      <w:szCs w:val="16"/>
      <w:lang w:val="de-DE" w:eastAsia="de-DE"/>
      <w14:numForm w14:val="default"/>
    </w:rPr>
  </w:style>
  <w:style w:type="paragraph" w:customStyle="1" w:styleId="xl47">
    <w:name w:val="xl47"/>
    <w:basedOn w:val="Standard"/>
    <w:rsid w:val="00F02D95"/>
    <w:pPr>
      <w:pBdr>
        <w:bottom w:val="single" w:sz="4" w:space="0" w:color="000000"/>
      </w:pBdr>
      <w:shd w:val="clear" w:color="CCCCFF" w:fill="C0C0C0"/>
      <w:spacing w:before="100" w:beforeAutospacing="1" w:after="100" w:afterAutospacing="1" w:line="240" w:lineRule="auto"/>
      <w:jc w:val="center"/>
      <w:textAlignment w:val="top"/>
    </w:pPr>
    <w:rPr>
      <w:rFonts w:ascii="Times New Roman" w:eastAsia="Times New Roman" w:hAnsi="Times New Roman" w:cs="Times New Roman"/>
      <w:color w:val="000000"/>
      <w:sz w:val="16"/>
      <w:szCs w:val="16"/>
      <w:lang w:val="de-DE" w:eastAsia="de-DE"/>
      <w14:numForm w14:val="default"/>
    </w:rPr>
  </w:style>
  <w:style w:type="paragraph" w:customStyle="1" w:styleId="xl48">
    <w:name w:val="xl48"/>
    <w:basedOn w:val="Standard"/>
    <w:rsid w:val="00F02D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49">
    <w:name w:val="xl49"/>
    <w:basedOn w:val="Standard"/>
    <w:rsid w:val="00F02D95"/>
    <w:pPr>
      <w:pBdr>
        <w:top w:val="single" w:sz="4" w:space="0" w:color="000000"/>
        <w:left w:val="single" w:sz="4" w:space="0" w:color="000000"/>
        <w:bottom w:val="single" w:sz="4"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50">
    <w:name w:val="xl50"/>
    <w:basedOn w:val="Standard"/>
    <w:rsid w:val="00F02D95"/>
    <w:pPr>
      <w:pBdr>
        <w:top w:val="single" w:sz="4" w:space="0" w:color="000000"/>
        <w:left w:val="single" w:sz="12"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de-DE" w:eastAsia="de-DE"/>
      <w14:numForm w14:val="default"/>
    </w:rPr>
  </w:style>
  <w:style w:type="paragraph" w:customStyle="1" w:styleId="xl51">
    <w:name w:val="xl51"/>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de-DE" w:eastAsia="de-DE"/>
      <w14:numForm w14:val="default"/>
    </w:rPr>
  </w:style>
  <w:style w:type="paragraph" w:customStyle="1" w:styleId="xl52">
    <w:name w:val="xl52"/>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de-DE" w:eastAsia="de-DE"/>
      <w14:numForm w14:val="default"/>
    </w:rPr>
  </w:style>
  <w:style w:type="paragraph" w:customStyle="1" w:styleId="xl53">
    <w:name w:val="xl53"/>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de-DE" w:eastAsia="de-DE"/>
      <w14:numForm w14:val="default"/>
    </w:rPr>
  </w:style>
  <w:style w:type="paragraph" w:customStyle="1" w:styleId="xl54">
    <w:name w:val="xl54"/>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55">
    <w:name w:val="xl55"/>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56">
    <w:name w:val="xl56"/>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57">
    <w:name w:val="xl57"/>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de-DE" w:eastAsia="de-DE"/>
      <w14:numForm w14:val="default"/>
    </w:rPr>
  </w:style>
  <w:style w:type="paragraph" w:customStyle="1" w:styleId="xl58">
    <w:name w:val="xl58"/>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59">
    <w:name w:val="xl59"/>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de-DE" w:eastAsia="de-DE"/>
      <w14:numForm w14:val="default"/>
    </w:rPr>
  </w:style>
  <w:style w:type="paragraph" w:customStyle="1" w:styleId="xl60">
    <w:name w:val="xl60"/>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de-DE" w:eastAsia="de-DE"/>
      <w14:numForm w14:val="default"/>
    </w:rPr>
  </w:style>
  <w:style w:type="paragraph" w:customStyle="1" w:styleId="xl61">
    <w:name w:val="xl61"/>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62">
    <w:name w:val="xl62"/>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de-DE" w:eastAsia="de-DE"/>
      <w14:numForm w14:val="default"/>
    </w:rPr>
  </w:style>
  <w:style w:type="paragraph" w:customStyle="1" w:styleId="xl63">
    <w:name w:val="xl63"/>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64">
    <w:name w:val="xl64"/>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65">
    <w:name w:val="xl65"/>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66">
    <w:name w:val="xl66"/>
    <w:basedOn w:val="Standard"/>
    <w:rsid w:val="00F02D95"/>
    <w:pPr>
      <w:pBdr>
        <w:top w:val="single" w:sz="4" w:space="0" w:color="000000"/>
        <w:bottom w:val="single" w:sz="8" w:space="0" w:color="000000"/>
        <w:right w:val="single" w:sz="4" w:space="0" w:color="000000"/>
      </w:pBdr>
      <w:shd w:val="clear" w:color="FFFF00" w:fill="FFCC0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67">
    <w:name w:val="xl67"/>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68">
    <w:name w:val="xl68"/>
    <w:basedOn w:val="Standard"/>
    <w:rsid w:val="00F02D95"/>
    <w:pPr>
      <w:pBdr>
        <w:top w:val="single" w:sz="4" w:space="0" w:color="000000"/>
        <w:bottom w:val="single" w:sz="8"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val="de-DE" w:eastAsia="de-DE"/>
      <w14:numForm w14:val="default"/>
    </w:rPr>
  </w:style>
  <w:style w:type="paragraph" w:customStyle="1" w:styleId="xl69">
    <w:name w:val="xl69"/>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70">
    <w:name w:val="xl70"/>
    <w:basedOn w:val="Standard"/>
    <w:rsid w:val="00F02D95"/>
    <w:pPr>
      <w:pBdr>
        <w:top w:val="single" w:sz="4" w:space="0" w:color="000000"/>
        <w:left w:val="single" w:sz="4" w:space="0" w:color="000000"/>
        <w:bottom w:val="single" w:sz="8" w:space="0" w:color="000000"/>
        <w:right w:val="single" w:sz="4" w:space="0" w:color="000000"/>
      </w:pBdr>
      <w:shd w:val="clear" w:color="CCCCFF" w:fill="C0C0C0"/>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val="de-DE" w:eastAsia="de-DE"/>
      <w14:numForm w14:val="default"/>
    </w:rPr>
  </w:style>
  <w:style w:type="paragraph" w:customStyle="1" w:styleId="xl71">
    <w:name w:val="xl71"/>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72">
    <w:name w:val="xl72"/>
    <w:basedOn w:val="Standard"/>
    <w:rsid w:val="00F02D95"/>
    <w:pPr>
      <w:shd w:val="clear" w:color="CCCCFF" w:fill="C0C0C0"/>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val="de-DE" w:eastAsia="de-DE"/>
      <w14:numForm w14:val="default"/>
    </w:rPr>
  </w:style>
  <w:style w:type="paragraph" w:customStyle="1" w:styleId="xl73">
    <w:name w:val="xl73"/>
    <w:basedOn w:val="Standard"/>
    <w:rsid w:val="00F02D95"/>
    <w:pPr>
      <w:pBdr>
        <w:top w:val="single" w:sz="4" w:space="0" w:color="000000"/>
        <w:left w:val="single" w:sz="4" w:space="0" w:color="000000"/>
        <w:bottom w:val="single" w:sz="8" w:space="0" w:color="000000"/>
        <w:right w:val="single" w:sz="12" w:space="0" w:color="000000"/>
      </w:pBdr>
      <w:spacing w:before="100" w:beforeAutospacing="1" w:after="100" w:afterAutospacing="1" w:line="240" w:lineRule="auto"/>
      <w:textAlignment w:val="center"/>
    </w:pPr>
    <w:rPr>
      <w:rFonts w:ascii="Times New Roman" w:eastAsia="Times New Roman" w:hAnsi="Times New Roman" w:cs="Times New Roman"/>
      <w:sz w:val="24"/>
      <w:szCs w:val="24"/>
      <w:lang w:val="de-DE" w:eastAsia="de-DE"/>
      <w14:numForm w14:val="default"/>
    </w:rPr>
  </w:style>
  <w:style w:type="paragraph" w:customStyle="1" w:styleId="xl74">
    <w:name w:val="xl74"/>
    <w:basedOn w:val="Standard"/>
    <w:rsid w:val="00F02D95"/>
    <w:pPr>
      <w:pBdr>
        <w:left w:val="single" w:sz="12"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16"/>
      <w:szCs w:val="16"/>
      <w:lang w:val="de-DE" w:eastAsia="de-DE"/>
      <w14:numForm w14:val="default"/>
    </w:rPr>
  </w:style>
  <w:style w:type="paragraph" w:customStyle="1" w:styleId="xl75">
    <w:name w:val="xl75"/>
    <w:basedOn w:val="Standard"/>
    <w:rsid w:val="00F02D95"/>
    <w:pPr>
      <w:pBdr>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76">
    <w:name w:val="xl76"/>
    <w:basedOn w:val="Standard"/>
    <w:rsid w:val="00F02D95"/>
    <w:pPr>
      <w:pBdr>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77">
    <w:name w:val="xl77"/>
    <w:basedOn w:val="Standard"/>
    <w:rsid w:val="00F02D95"/>
    <w:pPr>
      <w:pBdr>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78">
    <w:name w:val="xl78"/>
    <w:basedOn w:val="Standard"/>
    <w:rsid w:val="00F02D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79">
    <w:name w:val="xl79"/>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80">
    <w:name w:val="xl80"/>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81">
    <w:name w:val="xl81"/>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82">
    <w:name w:val="xl82"/>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83">
    <w:name w:val="xl83"/>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84">
    <w:name w:val="xl84"/>
    <w:basedOn w:val="Standard"/>
    <w:rsid w:val="00F02D95"/>
    <w:pPr>
      <w:pBdr>
        <w:bottom w:val="single" w:sz="4"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85">
    <w:name w:val="xl85"/>
    <w:basedOn w:val="Standard"/>
    <w:rsid w:val="00F02D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86">
    <w:name w:val="xl86"/>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87">
    <w:name w:val="xl87"/>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88">
    <w:name w:val="xl88"/>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89">
    <w:name w:val="xl89"/>
    <w:basedOn w:val="Standard"/>
    <w:rsid w:val="00F02D95"/>
    <w:pPr>
      <w:pBdr>
        <w:bottom w:val="single" w:sz="4" w:space="0" w:color="000000"/>
        <w:right w:val="single" w:sz="4" w:space="0" w:color="000000"/>
      </w:pBdr>
      <w:shd w:val="clear" w:color="CCFFFF" w:fill="CCFFCC"/>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90">
    <w:name w:val="xl90"/>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91">
    <w:name w:val="xl91"/>
    <w:basedOn w:val="Standard"/>
    <w:rsid w:val="00F02D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92">
    <w:name w:val="xl92"/>
    <w:basedOn w:val="Standard"/>
    <w:rsid w:val="00F02D95"/>
    <w:pPr>
      <w:pBdr>
        <w:left w:val="single" w:sz="4" w:space="0" w:color="000000"/>
        <w:bottom w:val="single" w:sz="4"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93">
    <w:name w:val="xl93"/>
    <w:basedOn w:val="Standard"/>
    <w:rsid w:val="00F02D95"/>
    <w:pPr>
      <w:pBdr>
        <w:left w:val="single" w:sz="12" w:space="0" w:color="000000"/>
        <w:bottom w:val="single" w:sz="8"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16"/>
      <w:szCs w:val="16"/>
      <w:lang w:val="de-DE" w:eastAsia="de-DE"/>
      <w14:numForm w14:val="default"/>
    </w:rPr>
  </w:style>
  <w:style w:type="paragraph" w:customStyle="1" w:styleId="xl94">
    <w:name w:val="xl94"/>
    <w:basedOn w:val="Standard"/>
    <w:rsid w:val="00F02D95"/>
    <w:pPr>
      <w:pBdr>
        <w:bottom w:val="single" w:sz="8"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95">
    <w:name w:val="xl95"/>
    <w:basedOn w:val="Standard"/>
    <w:rsid w:val="00F02D95"/>
    <w:pPr>
      <w:pBdr>
        <w:bottom w:val="single" w:sz="8"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96">
    <w:name w:val="xl96"/>
    <w:basedOn w:val="Standard"/>
    <w:rsid w:val="00F02D95"/>
    <w:pPr>
      <w:pBdr>
        <w:bottom w:val="single" w:sz="8"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97">
    <w:name w:val="xl97"/>
    <w:basedOn w:val="Standard"/>
    <w:rsid w:val="00F02D95"/>
    <w:pPr>
      <w:pBdr>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98">
    <w:name w:val="xl98"/>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99">
    <w:name w:val="xl99"/>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00">
    <w:name w:val="xl100"/>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01">
    <w:name w:val="xl101"/>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02">
    <w:name w:val="xl102"/>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03">
    <w:name w:val="xl103"/>
    <w:basedOn w:val="Standard"/>
    <w:rsid w:val="00F02D95"/>
    <w:pPr>
      <w:pBdr>
        <w:bottom w:val="single" w:sz="8"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04">
    <w:name w:val="xl104"/>
    <w:basedOn w:val="Standard"/>
    <w:rsid w:val="00F02D95"/>
    <w:pPr>
      <w:pBdr>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05">
    <w:name w:val="xl105"/>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06">
    <w:name w:val="xl106"/>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07">
    <w:name w:val="xl107"/>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08">
    <w:name w:val="xl108"/>
    <w:basedOn w:val="Standard"/>
    <w:rsid w:val="00F02D95"/>
    <w:pPr>
      <w:pBdr>
        <w:bottom w:val="single" w:sz="8" w:space="0" w:color="000000"/>
        <w:right w:val="single" w:sz="4" w:space="0" w:color="000000"/>
      </w:pBdr>
      <w:shd w:val="clear" w:color="CCFFFF" w:fill="CCFFCC"/>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09">
    <w:name w:val="xl109"/>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10">
    <w:name w:val="xl110"/>
    <w:basedOn w:val="Standard"/>
    <w:rsid w:val="00F02D95"/>
    <w:pPr>
      <w:pBdr>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11">
    <w:name w:val="xl111"/>
    <w:basedOn w:val="Standard"/>
    <w:rsid w:val="00F02D95"/>
    <w:pPr>
      <w:pBdr>
        <w:left w:val="single" w:sz="4" w:space="0" w:color="000000"/>
        <w:bottom w:val="single" w:sz="8"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12">
    <w:name w:val="xl112"/>
    <w:basedOn w:val="Standard"/>
    <w:rsid w:val="00F02D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113">
    <w:name w:val="xl113"/>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de-DE" w:eastAsia="de-DE"/>
      <w14:numForm w14:val="default"/>
    </w:rPr>
  </w:style>
  <w:style w:type="paragraph" w:customStyle="1" w:styleId="xl114">
    <w:name w:val="xl114"/>
    <w:basedOn w:val="Standard"/>
    <w:rsid w:val="00F02D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15">
    <w:name w:val="xl115"/>
    <w:basedOn w:val="Standard"/>
    <w:rsid w:val="00F02D95"/>
    <w:pPr>
      <w:pBdr>
        <w:top w:val="single" w:sz="4" w:space="0" w:color="000000"/>
        <w:left w:val="single" w:sz="12" w:space="0" w:color="000000"/>
        <w:bottom w:val="single" w:sz="8"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16"/>
      <w:szCs w:val="16"/>
      <w:lang w:val="de-DE" w:eastAsia="de-DE"/>
      <w14:numForm w14:val="default"/>
    </w:rPr>
  </w:style>
  <w:style w:type="paragraph" w:customStyle="1" w:styleId="xl116">
    <w:name w:val="xl116"/>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17">
    <w:name w:val="xl117"/>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18">
    <w:name w:val="xl118"/>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19">
    <w:name w:val="xl119"/>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120">
    <w:name w:val="xl120"/>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121">
    <w:name w:val="xl121"/>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22">
    <w:name w:val="xl122"/>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23">
    <w:name w:val="xl123"/>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24">
    <w:name w:val="xl124"/>
    <w:basedOn w:val="Standard"/>
    <w:rsid w:val="00F02D95"/>
    <w:pPr>
      <w:pBdr>
        <w:top w:val="single" w:sz="4" w:space="0" w:color="000000"/>
        <w:bottom w:val="single" w:sz="8"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25">
    <w:name w:val="xl125"/>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26">
    <w:name w:val="xl126"/>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27">
    <w:name w:val="xl127"/>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28">
    <w:name w:val="xl128"/>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29">
    <w:name w:val="xl129"/>
    <w:basedOn w:val="Standard"/>
    <w:rsid w:val="00F02D95"/>
    <w:pPr>
      <w:pBdr>
        <w:top w:val="single" w:sz="4" w:space="0" w:color="000000"/>
        <w:left w:val="single" w:sz="4" w:space="0" w:color="000000"/>
        <w:bottom w:val="single" w:sz="8" w:space="0" w:color="000000"/>
        <w:right w:val="single" w:sz="4" w:space="0" w:color="000000"/>
      </w:pBdr>
      <w:shd w:val="clear" w:color="CCFFFF" w:fill="CCFFCC"/>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30">
    <w:name w:val="xl130"/>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31">
    <w:name w:val="xl131"/>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32">
    <w:name w:val="xl132"/>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33">
    <w:name w:val="xl133"/>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34">
    <w:name w:val="xl134"/>
    <w:basedOn w:val="Standard"/>
    <w:rsid w:val="00F02D95"/>
    <w:pPr>
      <w:pBdr>
        <w:top w:val="single" w:sz="4" w:space="0" w:color="000000"/>
        <w:left w:val="single" w:sz="4" w:space="0" w:color="000000"/>
        <w:bottom w:val="single" w:sz="8"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35">
    <w:name w:val="xl135"/>
    <w:basedOn w:val="Standard"/>
    <w:rsid w:val="00F02D95"/>
    <w:pPr>
      <w:pBdr>
        <w:top w:val="single" w:sz="4" w:space="0" w:color="000000"/>
        <w:left w:val="single" w:sz="12"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16"/>
      <w:szCs w:val="16"/>
      <w:lang w:val="de-DE" w:eastAsia="de-DE"/>
      <w14:numForm w14:val="default"/>
    </w:rPr>
  </w:style>
  <w:style w:type="paragraph" w:customStyle="1" w:styleId="xl136">
    <w:name w:val="xl136"/>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37">
    <w:name w:val="xl137"/>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38">
    <w:name w:val="xl138"/>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39">
    <w:name w:val="xl139"/>
    <w:basedOn w:val="Standard"/>
    <w:rsid w:val="00F02D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140">
    <w:name w:val="xl140"/>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141">
    <w:name w:val="xl141"/>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42">
    <w:name w:val="xl142"/>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43">
    <w:name w:val="xl143"/>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44">
    <w:name w:val="xl144"/>
    <w:basedOn w:val="Standard"/>
    <w:rsid w:val="00F02D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45">
    <w:name w:val="xl145"/>
    <w:basedOn w:val="Standard"/>
    <w:rsid w:val="00F02D95"/>
    <w:pPr>
      <w:pBdr>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46">
    <w:name w:val="xl146"/>
    <w:basedOn w:val="Standard"/>
    <w:rsid w:val="00F02D95"/>
    <w:pPr>
      <w:pBdr>
        <w:top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47">
    <w:name w:val="xl147"/>
    <w:basedOn w:val="Standard"/>
    <w:rsid w:val="00F02D95"/>
    <w:pPr>
      <w:pBdr>
        <w:top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48">
    <w:name w:val="xl148"/>
    <w:basedOn w:val="Standard"/>
    <w:rsid w:val="00F02D95"/>
    <w:pPr>
      <w:pBdr>
        <w:right w:val="single" w:sz="4" w:space="0" w:color="000000"/>
      </w:pBdr>
      <w:shd w:val="clear" w:color="CCFFFF" w:fill="CCFFCC"/>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49">
    <w:name w:val="xl149"/>
    <w:basedOn w:val="Standard"/>
    <w:rsid w:val="00F02D95"/>
    <w:pPr>
      <w:pBdr>
        <w:top w:val="single" w:sz="12" w:space="0" w:color="000000"/>
        <w:left w:val="single" w:sz="12" w:space="0" w:color="000000"/>
        <w:bottom w:val="single" w:sz="12"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sz w:val="16"/>
      <w:szCs w:val="16"/>
      <w:lang w:val="de-DE" w:eastAsia="de-DE"/>
      <w14:numForm w14:val="default"/>
    </w:rPr>
  </w:style>
  <w:style w:type="paragraph" w:customStyle="1" w:styleId="xl150">
    <w:name w:val="xl150"/>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de-DE" w:eastAsia="de-DE"/>
      <w14:numForm w14:val="default"/>
    </w:rPr>
  </w:style>
  <w:style w:type="paragraph" w:customStyle="1" w:styleId="xl151">
    <w:name w:val="xl151"/>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de-DE" w:eastAsia="de-DE"/>
      <w14:numForm w14:val="default"/>
    </w:rPr>
  </w:style>
  <w:style w:type="paragraph" w:customStyle="1" w:styleId="xl152">
    <w:name w:val="xl152"/>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de-DE" w:eastAsia="de-DE"/>
      <w14:numForm w14:val="default"/>
    </w:rPr>
  </w:style>
  <w:style w:type="paragraph" w:customStyle="1" w:styleId="xl153">
    <w:name w:val="xl153"/>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54">
    <w:name w:val="xl154"/>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55">
    <w:name w:val="xl155"/>
    <w:basedOn w:val="Standard"/>
    <w:rsid w:val="00F02D95"/>
    <w:pPr>
      <w:pBdr>
        <w:top w:val="single" w:sz="12" w:space="0" w:color="000000"/>
        <w:bottom w:val="single" w:sz="12"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56">
    <w:name w:val="xl156"/>
    <w:basedOn w:val="Standard"/>
    <w:rsid w:val="00F02D95"/>
    <w:pPr>
      <w:pBdr>
        <w:top w:val="single" w:sz="12" w:space="0" w:color="000000"/>
        <w:bottom w:val="single" w:sz="12"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57">
    <w:name w:val="xl157"/>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58">
    <w:name w:val="xl158"/>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59">
    <w:name w:val="xl159"/>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60">
    <w:name w:val="xl160"/>
    <w:basedOn w:val="Standard"/>
    <w:rsid w:val="00F02D95"/>
    <w:pPr>
      <w:pBdr>
        <w:top w:val="single" w:sz="12" w:space="0" w:color="000000"/>
        <w:left w:val="single" w:sz="4" w:space="0" w:color="000000"/>
        <w:bottom w:val="single" w:sz="12" w:space="0" w:color="000000"/>
        <w:right w:val="single" w:sz="4" w:space="0" w:color="000000"/>
      </w:pBdr>
      <w:shd w:val="clear" w:color="CCFFFF" w:fill="CCFFCC"/>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61">
    <w:name w:val="xl161"/>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62">
    <w:name w:val="xl162"/>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63">
    <w:name w:val="xl163"/>
    <w:basedOn w:val="Standard"/>
    <w:rsid w:val="00F02D95"/>
    <w:pPr>
      <w:pBdr>
        <w:bottom w:val="single" w:sz="12"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64">
    <w:name w:val="xl164"/>
    <w:basedOn w:val="Standard"/>
    <w:rsid w:val="00F02D95"/>
    <w:pPr>
      <w:pBdr>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65">
    <w:name w:val="xl165"/>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66">
    <w:name w:val="xl166"/>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67">
    <w:name w:val="xl167"/>
    <w:basedOn w:val="Standard"/>
    <w:rsid w:val="00F02D95"/>
    <w:pPr>
      <w:pBdr>
        <w:top w:val="single" w:sz="12" w:space="0" w:color="000000"/>
        <w:bottom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68">
    <w:name w:val="xl168"/>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i/>
      <w:iCs/>
      <w:sz w:val="16"/>
      <w:szCs w:val="16"/>
      <w:lang w:val="de-DE" w:eastAsia="de-DE"/>
      <w14:numForm w14:val="default"/>
    </w:rPr>
  </w:style>
  <w:style w:type="paragraph" w:customStyle="1" w:styleId="xl169">
    <w:name w:val="xl169"/>
    <w:basedOn w:val="Standard"/>
    <w:rsid w:val="00F02D95"/>
    <w:pPr>
      <w:pBdr>
        <w:top w:val="single" w:sz="12" w:space="0" w:color="000000"/>
        <w:left w:val="single" w:sz="4" w:space="0" w:color="000000"/>
        <w:bottom w:val="single" w:sz="12"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70">
    <w:name w:val="xl170"/>
    <w:basedOn w:val="Standard"/>
    <w:rsid w:val="00F02D95"/>
    <w:pPr>
      <w:pBdr>
        <w:top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71">
    <w:name w:val="xl171"/>
    <w:basedOn w:val="Standard"/>
    <w:rsid w:val="00F02D95"/>
    <w:pPr>
      <w:pBdr>
        <w:top w:val="single" w:sz="12"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72">
    <w:name w:val="xl172"/>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val="de-DE" w:eastAsia="de-DE"/>
      <w14:numForm w14:val="default"/>
    </w:rPr>
  </w:style>
  <w:style w:type="paragraph" w:customStyle="1" w:styleId="xl173">
    <w:name w:val="xl173"/>
    <w:basedOn w:val="Standard"/>
    <w:rsid w:val="00F02D95"/>
    <w:pPr>
      <w:pBdr>
        <w:bottom w:val="single" w:sz="4"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val="de-DE" w:eastAsia="de-DE"/>
      <w14:numForm w14:val="default"/>
    </w:rPr>
  </w:style>
  <w:style w:type="paragraph" w:customStyle="1" w:styleId="xl174">
    <w:name w:val="xl174"/>
    <w:basedOn w:val="Standard"/>
    <w:rsid w:val="00F02D95"/>
    <w:pPr>
      <w:pBdr>
        <w:bottom w:val="single" w:sz="4"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75">
    <w:name w:val="xl175"/>
    <w:basedOn w:val="Standard"/>
    <w:rsid w:val="00F02D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de-DE" w:eastAsia="de-DE"/>
      <w14:numForm w14:val="default"/>
    </w:rPr>
  </w:style>
  <w:style w:type="paragraph" w:customStyle="1" w:styleId="xl176">
    <w:name w:val="xl176"/>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de-DE" w:eastAsia="de-DE"/>
      <w14:numForm w14:val="default"/>
    </w:rPr>
  </w:style>
  <w:style w:type="paragraph" w:customStyle="1" w:styleId="xl177">
    <w:name w:val="xl177"/>
    <w:basedOn w:val="Standard"/>
    <w:rsid w:val="00F02D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78">
    <w:name w:val="xl178"/>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79">
    <w:name w:val="xl179"/>
    <w:basedOn w:val="Standard"/>
    <w:rsid w:val="00F02D95"/>
    <w:pPr>
      <w:pBdr>
        <w:top w:val="single" w:sz="4" w:space="0" w:color="000000"/>
        <w:bottom w:val="single" w:sz="4"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80">
    <w:name w:val="xl180"/>
    <w:basedOn w:val="Standard"/>
    <w:rsid w:val="00F02D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de-DE" w:eastAsia="de-DE"/>
      <w14:numForm w14:val="default"/>
    </w:rPr>
  </w:style>
  <w:style w:type="paragraph" w:customStyle="1" w:styleId="xl181">
    <w:name w:val="xl181"/>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de-DE" w:eastAsia="de-DE"/>
      <w14:numForm w14:val="default"/>
    </w:rPr>
  </w:style>
  <w:style w:type="paragraph" w:customStyle="1" w:styleId="xl182">
    <w:name w:val="xl182"/>
    <w:basedOn w:val="Standard"/>
    <w:rsid w:val="00F02D95"/>
    <w:pPr>
      <w:pBdr>
        <w:top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183">
    <w:name w:val="xl183"/>
    <w:basedOn w:val="Standard"/>
    <w:rsid w:val="00F02D95"/>
    <w:pPr>
      <w:pBdr>
        <w:left w:val="single" w:sz="12"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16"/>
      <w:szCs w:val="16"/>
      <w:lang w:val="de-DE" w:eastAsia="de-DE"/>
      <w14:numForm w14:val="default"/>
    </w:rPr>
  </w:style>
  <w:style w:type="paragraph" w:customStyle="1" w:styleId="xl184">
    <w:name w:val="xl184"/>
    <w:basedOn w:val="Standard"/>
    <w:rsid w:val="00F02D95"/>
    <w:pPr>
      <w:pBdr>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85">
    <w:name w:val="xl185"/>
    <w:basedOn w:val="Standard"/>
    <w:rsid w:val="00F02D95"/>
    <w:pPr>
      <w:pBdr>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86">
    <w:name w:val="xl186"/>
    <w:basedOn w:val="Standard"/>
    <w:rsid w:val="00F02D95"/>
    <w:pPr>
      <w:pBdr>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187">
    <w:name w:val="xl187"/>
    <w:basedOn w:val="Standard"/>
    <w:rsid w:val="00F02D95"/>
    <w:pPr>
      <w:pBdr>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188">
    <w:name w:val="xl188"/>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189">
    <w:name w:val="xl189"/>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190">
    <w:name w:val="xl190"/>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91">
    <w:name w:val="xl191"/>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de-DE" w:eastAsia="de-DE"/>
      <w14:numForm w14:val="default"/>
    </w:rPr>
  </w:style>
  <w:style w:type="paragraph" w:customStyle="1" w:styleId="xl192">
    <w:name w:val="xl192"/>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93">
    <w:name w:val="xl193"/>
    <w:basedOn w:val="Standard"/>
    <w:rsid w:val="00F02D95"/>
    <w:pPr>
      <w:pBdr>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94">
    <w:name w:val="xl194"/>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val="de-DE" w:eastAsia="de-DE"/>
      <w14:numForm w14:val="default"/>
    </w:rPr>
  </w:style>
  <w:style w:type="paragraph" w:customStyle="1" w:styleId="xl195">
    <w:name w:val="xl195"/>
    <w:basedOn w:val="Standard"/>
    <w:rsid w:val="00F02D95"/>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196">
    <w:name w:val="xl196"/>
    <w:basedOn w:val="Standard"/>
    <w:rsid w:val="00F02D95"/>
    <w:pPr>
      <w:pBdr>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97">
    <w:name w:val="xl197"/>
    <w:basedOn w:val="Standard"/>
    <w:rsid w:val="00F02D95"/>
    <w:pPr>
      <w:pBdr>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198">
    <w:name w:val="xl198"/>
    <w:basedOn w:val="Standard"/>
    <w:rsid w:val="00F02D95"/>
    <w:pPr>
      <w:pBdr>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de-DE" w:eastAsia="de-DE"/>
      <w14:numForm w14:val="default"/>
    </w:rPr>
  </w:style>
  <w:style w:type="paragraph" w:customStyle="1" w:styleId="xl199">
    <w:name w:val="xl199"/>
    <w:basedOn w:val="Standard"/>
    <w:rsid w:val="00F02D95"/>
    <w:pPr>
      <w:pBdr>
        <w:top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de-DE" w:eastAsia="de-DE"/>
      <w14:numForm w14:val="default"/>
    </w:rPr>
  </w:style>
  <w:style w:type="paragraph" w:customStyle="1" w:styleId="xl200">
    <w:name w:val="xl200"/>
    <w:basedOn w:val="Standard"/>
    <w:rsid w:val="00F02D95"/>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01">
    <w:name w:val="xl201"/>
    <w:basedOn w:val="Standard"/>
    <w:rsid w:val="00F02D95"/>
    <w:pPr>
      <w:pBdr>
        <w:left w:val="single" w:sz="4"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02">
    <w:name w:val="xl202"/>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de-DE" w:eastAsia="de-DE"/>
      <w14:numForm w14:val="default"/>
    </w:rPr>
  </w:style>
  <w:style w:type="paragraph" w:customStyle="1" w:styleId="xl203">
    <w:name w:val="xl203"/>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de-DE" w:eastAsia="de-DE"/>
      <w14:numForm w14:val="default"/>
    </w:rPr>
  </w:style>
  <w:style w:type="paragraph" w:customStyle="1" w:styleId="xl204">
    <w:name w:val="xl204"/>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de-DE" w:eastAsia="de-DE"/>
      <w14:numForm w14:val="default"/>
    </w:rPr>
  </w:style>
  <w:style w:type="paragraph" w:customStyle="1" w:styleId="xl205">
    <w:name w:val="xl205"/>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206">
    <w:name w:val="xl206"/>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207">
    <w:name w:val="xl207"/>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08">
    <w:name w:val="xl208"/>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09">
    <w:name w:val="xl209"/>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10">
    <w:name w:val="xl210"/>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16"/>
      <w:szCs w:val="16"/>
      <w:lang w:val="de-DE" w:eastAsia="de-DE"/>
      <w14:numForm w14:val="default"/>
    </w:rPr>
  </w:style>
  <w:style w:type="paragraph" w:customStyle="1" w:styleId="xl211">
    <w:name w:val="xl211"/>
    <w:basedOn w:val="Standard"/>
    <w:rsid w:val="00F02D95"/>
    <w:pPr>
      <w:pBdr>
        <w:top w:val="single" w:sz="12" w:space="0" w:color="000000"/>
        <w:left w:val="single" w:sz="4"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12">
    <w:name w:val="xl212"/>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13">
    <w:name w:val="xl213"/>
    <w:basedOn w:val="Standard"/>
    <w:rsid w:val="00F02D95"/>
    <w:pPr>
      <w:pBdr>
        <w:bottom w:val="single" w:sz="4" w:space="0" w:color="000000"/>
        <w:right w:val="single" w:sz="4" w:space="0" w:color="000000"/>
      </w:pBdr>
      <w:shd w:val="clear" w:color="auto" w:fill="FFFF99"/>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14">
    <w:name w:val="xl214"/>
    <w:basedOn w:val="Standard"/>
    <w:rsid w:val="00F02D95"/>
    <w:pPr>
      <w:pBdr>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215">
    <w:name w:val="xl215"/>
    <w:basedOn w:val="Standard"/>
    <w:rsid w:val="00F02D95"/>
    <w:pPr>
      <w:pBdr>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216">
    <w:name w:val="xl216"/>
    <w:basedOn w:val="Standard"/>
    <w:rsid w:val="00F02D95"/>
    <w:pPr>
      <w:pBdr>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16"/>
      <w:szCs w:val="16"/>
      <w:lang w:val="de-DE" w:eastAsia="de-DE"/>
      <w14:numForm w14:val="default"/>
    </w:rPr>
  </w:style>
  <w:style w:type="paragraph" w:customStyle="1" w:styleId="xl217">
    <w:name w:val="xl217"/>
    <w:basedOn w:val="Standard"/>
    <w:rsid w:val="00F02D9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18">
    <w:name w:val="xl218"/>
    <w:basedOn w:val="Standard"/>
    <w:rsid w:val="00F02D9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19">
    <w:name w:val="xl219"/>
    <w:basedOn w:val="Standard"/>
    <w:rsid w:val="00F02D95"/>
    <w:pPr>
      <w:pBdr>
        <w:top w:val="single" w:sz="4" w:space="0" w:color="000000"/>
        <w:left w:val="single" w:sz="4" w:space="0" w:color="000000"/>
        <w:bottom w:val="single" w:sz="8" w:space="0" w:color="000000"/>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0">
    <w:name w:val="xl220"/>
    <w:basedOn w:val="Standard"/>
    <w:rsid w:val="00F02D9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1">
    <w:name w:val="xl221"/>
    <w:basedOn w:val="Standard"/>
    <w:rsid w:val="00F02D95"/>
    <w:pPr>
      <w:pBdr>
        <w:top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2">
    <w:name w:val="xl222"/>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3">
    <w:name w:val="xl223"/>
    <w:basedOn w:val="Standard"/>
    <w:rsid w:val="00F02D95"/>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24">
    <w:name w:val="xl224"/>
    <w:basedOn w:val="Standard"/>
    <w:rsid w:val="00F02D95"/>
    <w:pPr>
      <w:pBdr>
        <w:top w:val="single" w:sz="4"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5">
    <w:name w:val="xl225"/>
    <w:basedOn w:val="Standard"/>
    <w:rsid w:val="00F02D95"/>
    <w:pPr>
      <w:pBdr>
        <w:top w:val="single" w:sz="12" w:space="0" w:color="000000"/>
        <w:left w:val="single" w:sz="4" w:space="0" w:color="000000"/>
        <w:bottom w:val="single" w:sz="12"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26">
    <w:name w:val="xl226"/>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7">
    <w:name w:val="xl227"/>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8">
    <w:name w:val="xl228"/>
    <w:basedOn w:val="Standard"/>
    <w:rsid w:val="00F02D95"/>
    <w:pPr>
      <w:pBdr>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29">
    <w:name w:val="xl229"/>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30">
    <w:name w:val="xl230"/>
    <w:basedOn w:val="Standard"/>
    <w:rsid w:val="00F02D95"/>
    <w:pPr>
      <w:pBdr>
        <w:top w:val="single" w:sz="12" w:space="0" w:color="000000"/>
        <w:bottom w:val="single" w:sz="12"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31">
    <w:name w:val="xl231"/>
    <w:basedOn w:val="Standard"/>
    <w:rsid w:val="00F02D95"/>
    <w:pPr>
      <w:pBdr>
        <w:left w:val="single" w:sz="4" w:space="0" w:color="000000"/>
        <w:bottom w:val="single" w:sz="4" w:space="0" w:color="000000"/>
        <w:right w:val="single" w:sz="12" w:space="0" w:color="000000"/>
      </w:pBdr>
      <w:spacing w:before="100" w:beforeAutospacing="1" w:after="100" w:afterAutospacing="1" w:line="240" w:lineRule="auto"/>
      <w:jc w:val="center"/>
      <w:textAlignment w:val="center"/>
    </w:pPr>
    <w:rPr>
      <w:rFonts w:ascii="Times New Roman" w:eastAsia="Times New Roman" w:hAnsi="Times New Roman" w:cs="Times New Roman"/>
      <w:color w:val="FF0000"/>
      <w:sz w:val="16"/>
      <w:szCs w:val="16"/>
      <w:lang w:val="de-DE" w:eastAsia="de-DE"/>
      <w14:numForm w14:val="default"/>
    </w:rPr>
  </w:style>
  <w:style w:type="paragraph" w:customStyle="1" w:styleId="xl232">
    <w:name w:val="xl232"/>
    <w:basedOn w:val="Standard"/>
    <w:rsid w:val="00F02D95"/>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33">
    <w:name w:val="xl233"/>
    <w:basedOn w:val="Standard"/>
    <w:rsid w:val="00F02D95"/>
    <w:pPr>
      <w:pBdr>
        <w:left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val="de-DE" w:eastAsia="de-DE"/>
      <w14:numForm w14:val="default"/>
    </w:rPr>
  </w:style>
  <w:style w:type="paragraph" w:customStyle="1" w:styleId="xl234">
    <w:name w:val="xl234"/>
    <w:basedOn w:val="Standard"/>
    <w:rsid w:val="00F02D95"/>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35">
    <w:name w:val="xl235"/>
    <w:basedOn w:val="Standard"/>
    <w:rsid w:val="00F02D95"/>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36">
    <w:name w:val="xl236"/>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37">
    <w:name w:val="xl237"/>
    <w:basedOn w:val="Standard"/>
    <w:rsid w:val="00F02D95"/>
    <w:pPr>
      <w:pBdr>
        <w:top w:val="single" w:sz="4" w:space="0" w:color="000000"/>
        <w:bottom w:val="single" w:sz="8"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val="de-DE" w:eastAsia="de-DE"/>
      <w14:numForm w14:val="default"/>
    </w:rPr>
  </w:style>
  <w:style w:type="paragraph" w:customStyle="1" w:styleId="xl238">
    <w:name w:val="xl238"/>
    <w:basedOn w:val="Standard"/>
    <w:rsid w:val="00F02D95"/>
    <w:pPr>
      <w:pBdr>
        <w:top w:val="single" w:sz="4" w:space="0" w:color="000000"/>
        <w:left w:val="single" w:sz="4" w:space="0" w:color="000000"/>
        <w:bottom w:val="single" w:sz="8" w:space="0" w:color="000000"/>
        <w:right w:val="single" w:sz="4" w:space="0" w:color="000000"/>
      </w:pBdr>
      <w:shd w:val="clear" w:color="FFFFCC" w:fill="FFFFFF"/>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39">
    <w:name w:val="xl239"/>
    <w:basedOn w:val="Standard"/>
    <w:rsid w:val="00F02D95"/>
    <w:pPr>
      <w:pBdr>
        <w:top w:val="single" w:sz="8"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xl240">
    <w:name w:val="xl240"/>
    <w:basedOn w:val="Standard"/>
    <w:rsid w:val="00F02D95"/>
    <w:pPr>
      <w:pBdr>
        <w:top w:val="single" w:sz="8"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de-DE" w:eastAsia="de-DE"/>
      <w14:numForm w14:val="default"/>
    </w:rPr>
  </w:style>
  <w:style w:type="paragraph" w:customStyle="1" w:styleId="Formatvorlageberschrift112pt1">
    <w:name w:val="Formatvorlage Überschrift 1 + 12 pt1"/>
    <w:basedOn w:val="berschrift1"/>
    <w:rsid w:val="00F02D95"/>
    <w:pPr>
      <w:pageBreakBefore w:val="0"/>
      <w:spacing w:before="120" w:after="60" w:line="240" w:lineRule="auto"/>
      <w:ind w:left="357" w:hanging="357"/>
      <w:jc w:val="both"/>
    </w:pPr>
    <w:rPr>
      <w:rFonts w:ascii="Arial" w:eastAsia="Times New Roman" w:hAnsi="Arial" w:cs="Times New Roman"/>
      <w:bCs w:val="0"/>
      <w:color w:val="000000"/>
      <w:sz w:val="24"/>
      <w:szCs w:val="24"/>
      <w:lang w:val="de-DE" w:eastAsia="de-DE"/>
      <w14:numForm w14:val="default"/>
    </w:rPr>
  </w:style>
  <w:style w:type="character" w:customStyle="1" w:styleId="JuliusErnst">
    <w:name w:val="Julius Ernst"/>
    <w:semiHidden/>
    <w:rsid w:val="00F02D95"/>
    <w:rPr>
      <w:rFonts w:ascii="Arial" w:hAnsi="Arial" w:cs="Arial"/>
      <w:b w:val="0"/>
      <w:bCs w:val="0"/>
      <w:i w:val="0"/>
      <w:iCs w:val="0"/>
      <w:strike w:val="0"/>
      <w:color w:val="auto"/>
      <w:sz w:val="22"/>
      <w:szCs w:val="22"/>
      <w:u w:val="none"/>
    </w:rPr>
  </w:style>
  <w:style w:type="paragraph" w:customStyle="1" w:styleId="Textkrper1">
    <w:name w:val="Textkörper1"/>
    <w:rsid w:val="00F02D95"/>
    <w:pPr>
      <w:spacing w:after="0" w:line="240" w:lineRule="auto"/>
    </w:pPr>
    <w:rPr>
      <w:rFonts w:ascii="Tms Rmn" w:eastAsia="Times New Roman" w:hAnsi="Tms Rmn" w:cs="Times New Roman"/>
      <w:color w:val="000000"/>
      <w:sz w:val="24"/>
      <w:szCs w:val="20"/>
      <w:lang w:val="en-US" w:eastAsia="de-DE"/>
    </w:rPr>
  </w:style>
  <w:style w:type="paragraph" w:customStyle="1" w:styleId="TabelleText">
    <w:name w:val="TabelleText"/>
    <w:basedOn w:val="Standard"/>
    <w:rsid w:val="00F02D95"/>
    <w:pPr>
      <w:spacing w:before="60" w:after="120" w:line="240" w:lineRule="auto"/>
    </w:pPr>
    <w:rPr>
      <w:rFonts w:ascii="AvantGarde Bk BT" w:eastAsia="Times New Roman" w:hAnsi="AvantGarde Bk BT" w:cs="Times New Roman"/>
      <w:color w:val="0000FF"/>
      <w:sz w:val="20"/>
      <w:szCs w:val="20"/>
      <w:lang w:val="de-DE" w:eastAsia="de-DE"/>
      <w14:numForm w14:val="default"/>
    </w:rPr>
  </w:style>
  <w:style w:type="paragraph" w:customStyle="1" w:styleId="Default">
    <w:name w:val="Default"/>
    <w:rsid w:val="00F02D95"/>
    <w:pPr>
      <w:autoSpaceDE w:val="0"/>
      <w:autoSpaceDN w:val="0"/>
      <w:adjustRightInd w:val="0"/>
      <w:spacing w:after="0" w:line="240" w:lineRule="auto"/>
    </w:pPr>
    <w:rPr>
      <w:rFonts w:ascii="Arial" w:eastAsia="Times New Roman" w:hAnsi="Arial" w:cs="Arial"/>
      <w:color w:val="000000"/>
      <w:sz w:val="24"/>
      <w:szCs w:val="24"/>
      <w:lang w:val="de-AT" w:eastAsia="de-AT"/>
    </w:rPr>
  </w:style>
  <w:style w:type="paragraph" w:styleId="Textkrper-Zeileneinzug">
    <w:name w:val="Body Text Indent"/>
    <w:basedOn w:val="Standard"/>
    <w:link w:val="Textkrper-ZeileneinzugZchn"/>
    <w:rsid w:val="00F02D95"/>
    <w:pPr>
      <w:spacing w:after="120" w:line="240" w:lineRule="auto"/>
      <w:ind w:left="283"/>
    </w:pPr>
    <w:rPr>
      <w:rFonts w:ascii="Arial" w:eastAsia="Times New Roman" w:hAnsi="Arial" w:cs="Times New Roman"/>
      <w:sz w:val="22"/>
      <w:szCs w:val="24"/>
      <w:lang w:eastAsia="de-AT"/>
      <w14:numForm w14:val="default"/>
    </w:rPr>
  </w:style>
  <w:style w:type="character" w:customStyle="1" w:styleId="Textkrper-ZeileneinzugZchn">
    <w:name w:val="Textkörper-Zeileneinzug Zchn"/>
    <w:basedOn w:val="Absatz-Standardschriftart"/>
    <w:link w:val="Textkrper-Zeileneinzug"/>
    <w:rsid w:val="00F02D95"/>
    <w:rPr>
      <w:rFonts w:ascii="Arial" w:eastAsia="Times New Roman" w:hAnsi="Arial" w:cs="Times New Roman"/>
      <w:sz w:val="22"/>
      <w:szCs w:val="24"/>
      <w:lang w:val="de-AT" w:eastAsia="de-AT"/>
    </w:rPr>
  </w:style>
  <w:style w:type="paragraph" w:styleId="Textkrper3">
    <w:name w:val="Body Text 3"/>
    <w:basedOn w:val="Standard"/>
    <w:link w:val="Textkrper3Zchn"/>
    <w:rsid w:val="00F02D95"/>
    <w:pPr>
      <w:spacing w:after="120" w:line="240" w:lineRule="auto"/>
    </w:pPr>
    <w:rPr>
      <w:rFonts w:ascii="Arial" w:eastAsia="Times New Roman" w:hAnsi="Arial" w:cs="Times New Roman"/>
      <w:sz w:val="16"/>
      <w:szCs w:val="16"/>
      <w:lang w:eastAsia="de-AT"/>
      <w14:numForm w14:val="default"/>
    </w:rPr>
  </w:style>
  <w:style w:type="character" w:customStyle="1" w:styleId="Textkrper3Zchn">
    <w:name w:val="Textkörper 3 Zchn"/>
    <w:basedOn w:val="Absatz-Standardschriftart"/>
    <w:link w:val="Textkrper3"/>
    <w:rsid w:val="00F02D95"/>
    <w:rPr>
      <w:rFonts w:ascii="Arial" w:eastAsia="Times New Roman" w:hAnsi="Arial" w:cs="Times New Roman"/>
      <w:sz w:val="16"/>
      <w:szCs w:val="16"/>
      <w:lang w:val="de-AT" w:eastAsia="de-AT"/>
    </w:rPr>
  </w:style>
  <w:style w:type="character" w:styleId="Buchtitel">
    <w:name w:val="Book Title"/>
    <w:basedOn w:val="Absatz-Standardschriftart"/>
    <w:uiPriority w:val="33"/>
    <w:qFormat/>
    <w:rsid w:val="00F02D95"/>
    <w:rPr>
      <w:b/>
      <w:bCs/>
      <w:smallCaps/>
      <w:spacing w:val="5"/>
    </w:rPr>
  </w:style>
  <w:style w:type="paragraph" w:customStyle="1" w:styleId="berschrift20">
    <w:name w:val="Überschrift2"/>
    <w:basedOn w:val="Standard"/>
    <w:next w:val="berschrift2"/>
    <w:link w:val="berschrift2Zchn0"/>
    <w:qFormat/>
    <w:rsid w:val="00F02D95"/>
    <w:pPr>
      <w:spacing w:after="0" w:line="240" w:lineRule="auto"/>
      <w:jc w:val="both"/>
    </w:pPr>
    <w:rPr>
      <w:rFonts w:ascii="Arial" w:eastAsia="Times New Roman" w:hAnsi="Arial" w:cs="Times New Roman"/>
      <w:b/>
      <w:sz w:val="24"/>
      <w:szCs w:val="24"/>
      <w:u w:val="single"/>
      <w:lang w:val="de-DE" w:eastAsia="de-DE"/>
      <w14:numForm w14:val="default"/>
    </w:rPr>
  </w:style>
  <w:style w:type="character" w:customStyle="1" w:styleId="berschrift2Zchn0">
    <w:name w:val="Überschrift2 Zchn"/>
    <w:basedOn w:val="Absatz-Standardschriftart"/>
    <w:link w:val="berschrift20"/>
    <w:rsid w:val="00F02D95"/>
    <w:rPr>
      <w:rFonts w:ascii="Arial" w:eastAsia="Times New Roman" w:hAnsi="Arial" w:cs="Times New Roman"/>
      <w:b/>
      <w:sz w:val="24"/>
      <w:szCs w:val="24"/>
      <w:u w:val="single"/>
      <w:lang w:eastAsia="de-DE"/>
    </w:rPr>
  </w:style>
  <w:style w:type="paragraph" w:styleId="Textkrper2">
    <w:name w:val="Body Text 2"/>
    <w:basedOn w:val="Standard"/>
    <w:link w:val="Textkrper2Zchn"/>
    <w:rsid w:val="00F02D95"/>
    <w:pPr>
      <w:spacing w:after="120" w:line="480" w:lineRule="auto"/>
    </w:pPr>
    <w:rPr>
      <w:rFonts w:ascii="Arial" w:eastAsia="Times New Roman" w:hAnsi="Arial" w:cs="Times New Roman"/>
      <w:sz w:val="22"/>
      <w:szCs w:val="24"/>
      <w:lang w:eastAsia="de-AT"/>
      <w14:numForm w14:val="default"/>
    </w:rPr>
  </w:style>
  <w:style w:type="character" w:customStyle="1" w:styleId="Textkrper2Zchn">
    <w:name w:val="Textkörper 2 Zchn"/>
    <w:basedOn w:val="Absatz-Standardschriftart"/>
    <w:link w:val="Textkrper2"/>
    <w:rsid w:val="00F02D95"/>
    <w:rPr>
      <w:rFonts w:ascii="Arial" w:eastAsia="Times New Roman" w:hAnsi="Arial" w:cs="Times New Roman"/>
      <w:sz w:val="22"/>
      <w:szCs w:val="24"/>
      <w:lang w:val="de-AT" w:eastAsia="de-AT"/>
    </w:rPr>
  </w:style>
  <w:style w:type="numbering" w:customStyle="1" w:styleId="KeineListe2">
    <w:name w:val="Keine Liste2"/>
    <w:next w:val="KeineListe"/>
    <w:uiPriority w:val="99"/>
    <w:semiHidden/>
    <w:unhideWhenUsed/>
    <w:rsid w:val="00F02D95"/>
  </w:style>
  <w:style w:type="paragraph" w:styleId="berarbeitung">
    <w:name w:val="Revision"/>
    <w:hidden/>
    <w:uiPriority w:val="99"/>
    <w:semiHidden/>
    <w:rsid w:val="00F02D95"/>
    <w:pPr>
      <w:spacing w:after="0" w:line="240" w:lineRule="auto"/>
    </w:pPr>
    <w:rPr>
      <w:rFonts w:ascii="Arial" w:eastAsia="Times New Roman" w:hAnsi="Arial" w:cs="Times New Roman"/>
      <w:sz w:val="22"/>
      <w:szCs w:val="24"/>
      <w:lang w:val="de-AT" w:eastAsia="de-AT"/>
    </w:rPr>
  </w:style>
  <w:style w:type="paragraph" w:styleId="Kommentarthema">
    <w:name w:val="annotation subject"/>
    <w:basedOn w:val="Kommentartext"/>
    <w:next w:val="Kommentartext"/>
    <w:link w:val="KommentarthemaZchn"/>
    <w:semiHidden/>
    <w:unhideWhenUsed/>
    <w:rsid w:val="00F02D95"/>
    <w:pPr>
      <w:spacing w:after="0"/>
    </w:pPr>
    <w:rPr>
      <w:rFonts w:ascii="Arial" w:eastAsia="Times New Roman" w:hAnsi="Arial" w:cs="Times New Roman"/>
      <w:b/>
      <w:bCs/>
      <w:szCs w:val="20"/>
      <w:lang w:eastAsia="de-AT"/>
      <w14:numForm w14:val="default"/>
    </w:rPr>
  </w:style>
  <w:style w:type="character" w:customStyle="1" w:styleId="KommentarthemaZchn">
    <w:name w:val="Kommentarthema Zchn"/>
    <w:basedOn w:val="KommentartextZchn"/>
    <w:link w:val="Kommentarthema"/>
    <w:semiHidden/>
    <w:rsid w:val="00F02D95"/>
    <w:rPr>
      <w:rFonts w:ascii="Arial" w:eastAsia="Times New Roman" w:hAnsi="Arial" w:cs="Times New Roman"/>
      <w:b/>
      <w:bCs/>
      <w:sz w:val="20"/>
      <w:szCs w:val="20"/>
      <w:lang w:val="de-AT" w:eastAsia="de-AT"/>
      <w14:numForm w14:val="lining"/>
    </w:rPr>
  </w:style>
  <w:style w:type="paragraph" w:customStyle="1" w:styleId="Verzeichnis51">
    <w:name w:val="Verzeichnis 51"/>
    <w:basedOn w:val="Standard"/>
    <w:next w:val="Standard"/>
    <w:autoRedefine/>
    <w:uiPriority w:val="39"/>
    <w:unhideWhenUsed/>
    <w:rsid w:val="00F02D95"/>
    <w:pPr>
      <w:spacing w:after="100" w:line="276" w:lineRule="auto"/>
      <w:ind w:left="880"/>
    </w:pPr>
    <w:rPr>
      <w:sz w:val="22"/>
      <w:szCs w:val="22"/>
      <w:lang w:eastAsia="de-AT"/>
      <w14:numForm w14:val="default"/>
    </w:rPr>
  </w:style>
  <w:style w:type="paragraph" w:customStyle="1" w:styleId="Verzeichnis61">
    <w:name w:val="Verzeichnis 61"/>
    <w:basedOn w:val="Standard"/>
    <w:next w:val="Standard"/>
    <w:autoRedefine/>
    <w:uiPriority w:val="39"/>
    <w:unhideWhenUsed/>
    <w:rsid w:val="00F02D95"/>
    <w:pPr>
      <w:spacing w:after="100" w:line="276" w:lineRule="auto"/>
      <w:ind w:left="1100"/>
    </w:pPr>
    <w:rPr>
      <w:sz w:val="22"/>
      <w:szCs w:val="22"/>
      <w:lang w:eastAsia="de-AT"/>
      <w14:numForm w14:val="default"/>
    </w:rPr>
  </w:style>
  <w:style w:type="paragraph" w:customStyle="1" w:styleId="Verzeichnis71">
    <w:name w:val="Verzeichnis 71"/>
    <w:basedOn w:val="Standard"/>
    <w:next w:val="Standard"/>
    <w:autoRedefine/>
    <w:uiPriority w:val="39"/>
    <w:unhideWhenUsed/>
    <w:rsid w:val="00F02D95"/>
    <w:pPr>
      <w:spacing w:after="100" w:line="276" w:lineRule="auto"/>
      <w:ind w:left="1320"/>
    </w:pPr>
    <w:rPr>
      <w:sz w:val="22"/>
      <w:szCs w:val="22"/>
      <w:lang w:eastAsia="de-AT"/>
      <w14:numForm w14:val="default"/>
    </w:rPr>
  </w:style>
  <w:style w:type="paragraph" w:customStyle="1" w:styleId="Verzeichnis81">
    <w:name w:val="Verzeichnis 81"/>
    <w:basedOn w:val="Standard"/>
    <w:next w:val="Standard"/>
    <w:autoRedefine/>
    <w:uiPriority w:val="39"/>
    <w:unhideWhenUsed/>
    <w:rsid w:val="00F02D95"/>
    <w:pPr>
      <w:spacing w:after="100" w:line="276" w:lineRule="auto"/>
      <w:ind w:left="1540"/>
    </w:pPr>
    <w:rPr>
      <w:sz w:val="22"/>
      <w:szCs w:val="22"/>
      <w:lang w:eastAsia="de-AT"/>
      <w14:numForm w14:val="default"/>
    </w:rPr>
  </w:style>
  <w:style w:type="paragraph" w:customStyle="1" w:styleId="Verzeichnis91">
    <w:name w:val="Verzeichnis 91"/>
    <w:basedOn w:val="Standard"/>
    <w:next w:val="Standard"/>
    <w:autoRedefine/>
    <w:uiPriority w:val="39"/>
    <w:unhideWhenUsed/>
    <w:rsid w:val="00F02D95"/>
    <w:pPr>
      <w:spacing w:after="100" w:line="276" w:lineRule="auto"/>
      <w:ind w:left="1760"/>
    </w:pPr>
    <w:rPr>
      <w:sz w:val="22"/>
      <w:szCs w:val="22"/>
      <w:lang w:eastAsia="de-AT"/>
      <w14:numForm w14:val="default"/>
    </w:rPr>
  </w:style>
  <w:style w:type="table" w:customStyle="1" w:styleId="Tabellenraster11">
    <w:name w:val="Tabellenraster11"/>
    <w:basedOn w:val="NormaleTabelle"/>
    <w:rsid w:val="00F02D95"/>
    <w:pPr>
      <w:spacing w:before="40" w:after="40" w:line="240" w:lineRule="auto"/>
    </w:pPr>
    <w:rPr>
      <w:rFonts w:ascii="Arial" w:eastAsia="Times New Roman" w:hAnsi="Arial" w:cs="Times New Roman"/>
      <w:sz w:val="22"/>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00" w:beforeAutospacing="1" w:afterLines="0" w:after="100" w:afterAutospacing="1" w:line="240" w:lineRule="auto"/>
        <w:jc w:val="left"/>
      </w:pPr>
      <w:rPr>
        <w:rFonts w:ascii="Arial" w:hAnsi="Arial" w:cs="Arial" w:hint="default"/>
        <w:b/>
        <w:sz w:val="22"/>
        <w:szCs w:val="22"/>
      </w:rPr>
      <w:tblPr/>
      <w:tcPr>
        <w:shd w:val="clear" w:color="auto" w:fill="E0E0E0"/>
      </w:tcPr>
    </w:tblStylePr>
  </w:style>
  <w:style w:type="numbering" w:customStyle="1" w:styleId="berschriften">
    <w:name w:val="Überschriften"/>
    <w:uiPriority w:val="99"/>
    <w:rsid w:val="00F02D95"/>
    <w:pPr>
      <w:numPr>
        <w:numId w:val="86"/>
      </w:numPr>
    </w:pPr>
  </w:style>
  <w:style w:type="paragraph" w:styleId="Verzeichnis5">
    <w:name w:val="toc 5"/>
    <w:basedOn w:val="Standard"/>
    <w:next w:val="Standard"/>
    <w:autoRedefine/>
    <w:uiPriority w:val="39"/>
    <w:unhideWhenUsed/>
    <w:rsid w:val="006B5E07"/>
    <w:pPr>
      <w:spacing w:after="100" w:line="259" w:lineRule="auto"/>
      <w:ind w:left="880"/>
    </w:pPr>
    <w:rPr>
      <w:rFonts w:asciiTheme="minorHAnsi" w:hAnsiTheme="minorHAnsi"/>
      <w:sz w:val="22"/>
      <w:szCs w:val="22"/>
      <w:lang w:eastAsia="de-AT"/>
      <w14:numForm w14:val="default"/>
    </w:rPr>
  </w:style>
  <w:style w:type="paragraph" w:styleId="Verzeichnis6">
    <w:name w:val="toc 6"/>
    <w:basedOn w:val="Standard"/>
    <w:next w:val="Standard"/>
    <w:autoRedefine/>
    <w:uiPriority w:val="39"/>
    <w:unhideWhenUsed/>
    <w:rsid w:val="006B5E07"/>
    <w:pPr>
      <w:spacing w:after="100" w:line="259" w:lineRule="auto"/>
      <w:ind w:left="1100"/>
    </w:pPr>
    <w:rPr>
      <w:rFonts w:asciiTheme="minorHAnsi" w:hAnsiTheme="minorHAnsi"/>
      <w:sz w:val="22"/>
      <w:szCs w:val="22"/>
      <w:lang w:eastAsia="de-AT"/>
      <w14:numForm w14:val="default"/>
    </w:rPr>
  </w:style>
  <w:style w:type="paragraph" w:styleId="Verzeichnis7">
    <w:name w:val="toc 7"/>
    <w:basedOn w:val="Standard"/>
    <w:next w:val="Standard"/>
    <w:autoRedefine/>
    <w:uiPriority w:val="39"/>
    <w:unhideWhenUsed/>
    <w:rsid w:val="006B5E07"/>
    <w:pPr>
      <w:spacing w:after="100" w:line="259" w:lineRule="auto"/>
      <w:ind w:left="1320"/>
    </w:pPr>
    <w:rPr>
      <w:rFonts w:asciiTheme="minorHAnsi" w:hAnsiTheme="minorHAnsi"/>
      <w:sz w:val="22"/>
      <w:szCs w:val="22"/>
      <w:lang w:eastAsia="de-AT"/>
      <w14:numForm w14:val="default"/>
    </w:rPr>
  </w:style>
  <w:style w:type="paragraph" w:styleId="Verzeichnis8">
    <w:name w:val="toc 8"/>
    <w:basedOn w:val="Standard"/>
    <w:next w:val="Standard"/>
    <w:autoRedefine/>
    <w:uiPriority w:val="39"/>
    <w:unhideWhenUsed/>
    <w:rsid w:val="006B5E07"/>
    <w:pPr>
      <w:spacing w:after="100" w:line="259" w:lineRule="auto"/>
      <w:ind w:left="1540"/>
    </w:pPr>
    <w:rPr>
      <w:rFonts w:asciiTheme="minorHAnsi" w:hAnsiTheme="minorHAnsi"/>
      <w:sz w:val="22"/>
      <w:szCs w:val="22"/>
      <w:lang w:eastAsia="de-AT"/>
      <w14:numForm w14:val="default"/>
    </w:rPr>
  </w:style>
  <w:style w:type="paragraph" w:styleId="Verzeichnis9">
    <w:name w:val="toc 9"/>
    <w:basedOn w:val="Standard"/>
    <w:next w:val="Standard"/>
    <w:autoRedefine/>
    <w:uiPriority w:val="39"/>
    <w:unhideWhenUsed/>
    <w:rsid w:val="006B5E07"/>
    <w:pPr>
      <w:spacing w:after="100" w:line="259" w:lineRule="auto"/>
      <w:ind w:left="1760"/>
    </w:pPr>
    <w:rPr>
      <w:rFonts w:asciiTheme="minorHAnsi" w:hAnsiTheme="minorHAnsi"/>
      <w:sz w:val="22"/>
      <w:szCs w:val="22"/>
      <w:lang w:eastAsia="de-AT"/>
      <w14:numForm w14:val="default"/>
    </w:rPr>
  </w:style>
  <w:style w:type="character" w:styleId="NichtaufgelsteErwhnung">
    <w:name w:val="Unresolved Mention"/>
    <w:basedOn w:val="Absatz-Standardschriftart"/>
    <w:uiPriority w:val="99"/>
    <w:semiHidden/>
    <w:unhideWhenUsed/>
    <w:rsid w:val="006B5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050884">
      <w:bodyDiv w:val="1"/>
      <w:marLeft w:val="0"/>
      <w:marRight w:val="0"/>
      <w:marTop w:val="0"/>
      <w:marBottom w:val="0"/>
      <w:divBdr>
        <w:top w:val="none" w:sz="0" w:space="0" w:color="auto"/>
        <w:left w:val="none" w:sz="0" w:space="0" w:color="auto"/>
        <w:bottom w:val="none" w:sz="0" w:space="0" w:color="auto"/>
        <w:right w:val="none" w:sz="0" w:space="0" w:color="auto"/>
      </w:divBdr>
    </w:div>
    <w:div w:id="16967360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mailto:empfaenger@bev.gv.a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1FEB3ECF61145A881ABA89169948644"/>
        <w:category>
          <w:name w:val="Allgemein"/>
          <w:gallery w:val="placeholder"/>
        </w:category>
        <w:types>
          <w:type w:val="bbPlcHdr"/>
        </w:types>
        <w:behaviors>
          <w:behavior w:val="content"/>
        </w:behaviors>
        <w:guid w:val="{6B58247D-A821-4854-985D-AAEF83D346B2}"/>
      </w:docPartPr>
      <w:docPartBody>
        <w:p w:rsidR="001F71D5" w:rsidRDefault="00C05064">
          <w:pPr>
            <w:pStyle w:val="01FEB3ECF61145A881ABA89169948644"/>
          </w:pPr>
          <w:r w:rsidRPr="00BA15C5">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AvantGarde Bk BT">
    <w:panose1 w:val="020B0402020202020204"/>
    <w:charset w:val="00"/>
    <w:family w:val="swiss"/>
    <w:pitch w:val="variable"/>
    <w:sig w:usb0="00000087" w:usb1="00000000" w:usb2="00000000" w:usb3="00000000" w:csb0="0000001B"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64"/>
    <w:rsid w:val="000521B8"/>
    <w:rsid w:val="00062DA6"/>
    <w:rsid w:val="00073075"/>
    <w:rsid w:val="00122361"/>
    <w:rsid w:val="001F71D5"/>
    <w:rsid w:val="002C0B97"/>
    <w:rsid w:val="002D30F6"/>
    <w:rsid w:val="00315638"/>
    <w:rsid w:val="00411FDC"/>
    <w:rsid w:val="00525255"/>
    <w:rsid w:val="005D3C7F"/>
    <w:rsid w:val="0073690C"/>
    <w:rsid w:val="00832267"/>
    <w:rsid w:val="00942C0B"/>
    <w:rsid w:val="00A37A14"/>
    <w:rsid w:val="00BF7824"/>
    <w:rsid w:val="00C05064"/>
    <w:rsid w:val="00CA0E81"/>
    <w:rsid w:val="00CD71E0"/>
    <w:rsid w:val="00E31CF3"/>
    <w:rsid w:val="00EB29E8"/>
    <w:rsid w:val="00F2435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01FEB3ECF61145A881ABA89169948644">
    <w:name w:val="01FEB3ECF61145A881ABA891699486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Republik-AT-Theme-Artikel">
  <a:themeElements>
    <a:clrScheme name="Republik-AT-Farben">
      <a:dk1>
        <a:srgbClr val="000000"/>
      </a:dk1>
      <a:lt1>
        <a:srgbClr val="E6EFF3"/>
      </a:lt1>
      <a:dk2>
        <a:srgbClr val="E1320F"/>
      </a:dk2>
      <a:lt2>
        <a:srgbClr val="FFFFFF"/>
      </a:lt2>
      <a:accent1>
        <a:srgbClr val="CA0237"/>
      </a:accent1>
      <a:accent2>
        <a:srgbClr val="5FB564"/>
      </a:accent2>
      <a:accent3>
        <a:srgbClr val="950F53"/>
      </a:accent3>
      <a:accent4>
        <a:srgbClr val="F59C00"/>
      </a:accent4>
      <a:accent5>
        <a:srgbClr val="3BACBE"/>
      </a:accent5>
      <a:accent6>
        <a:srgbClr val="BCCF00"/>
      </a:accent6>
      <a:hlink>
        <a:srgbClr val="1C1C1C"/>
      </a:hlink>
      <a:folHlink>
        <a:srgbClr val="636362"/>
      </a:folHlink>
    </a:clrScheme>
    <a:fontScheme name="BKA2018-Schriften">
      <a:majorFont>
        <a:latin typeface="Corbel"/>
        <a:ea typeface=""/>
        <a:cs typeface=""/>
      </a:majorFont>
      <a:minorFont>
        <a:latin typeface="Corbel"/>
        <a:ea typeface=""/>
        <a:cs typeface=""/>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configuration xmlns:c="http://ns.axespdf.com/word/configuration">
  <c:group id="Styles">
    <c:group id="TH-Spalte">
      <c:property id="RoleID" type="string">ParagraphHeaderCell</c:property>
      <c:property id="Scope" type="integer">1</c:property>
    </c:group>
    <c:group id="TH Spalte 1">
      <c:property id="RoleID" type="string">ParagraphHeaderCell</c:property>
      <c:property id="Scope" type="integer">1</c:property>
    </c:group>
    <c:group id="Brief Ü2">
      <c:property id="RoleID" type="string">ParagraphHeading</c:property>
      <c:property id="Level" type="integer">2</c:property>
    </c:group>
    <c:group id="__Caption">
      <c:property id="RoleID" type="string">ParagraphCaption</c:property>
    </c:group>
    <c:group id="__ListContinue">
      <c:property id="RoleID" type="string">ParagraphListContinue</c:property>
    </c:group>
    <c:group id="TH Spalte links;TH Sp links">
      <c:property id="RoleID" type="string">ParagraphHeaderCell</c:property>
      <c:property id="Scope" type="integer">1</c:property>
    </c:group>
    <c:group id="TH Zeile">
      <c:property id="RoleID" type="string">ParagraphHeaderCell</c:property>
      <c:property id="Scope" type="integer">2</c:property>
    </c:group>
    <c:group id="__Quote">
      <c:property id="RoleID" type="string">ParagraphBlockQuote</c:property>
    </c:group>
    <c:group id="Gliederung Listenfortsetzung 1);GL F 1)">
      <c:property id="RoleID" type="string">ParagraphListContinue</c:property>
    </c:group>
    <c:group id="Gliederung Listenfortsetzung 1)a);GL F 1)a)">
      <c:property id="RoleID" type="string">ParagraphListContinue</c:property>
      <c:property id="Level" type="integer">2</c:property>
    </c:group>
    <c:group id="Gliederung Listenfortsetzung 1)a)i);GL F 1)a)i)">
      <c:property id="RoleID" type="string">ParagraphListContinue</c:property>
      <c:property id="Level" type="integer">3</c:property>
    </c:group>
    <c:group id="Gliederung Listenfortsetzung 1;GL F 1.">
      <c:property id="RoleID" type="string">ParagraphListContinue</c:property>
    </c:group>
    <c:group id="Gliederung Listenfortsetzung 1.1.;GL F 1.1.">
      <c:property id="RoleID" type="string">ParagraphListContinue</c:property>
      <c:property id="Level" type="integer">2</c:property>
    </c:group>
    <c:group id="Gliederung Listenfortsetzung 1.1.1;GL F 1.1.1.">
      <c:property id="RoleID" type="string">ParagraphListContinue</c:property>
      <c:property id="Level" type="integer">3</c:property>
    </c:group>
    <c:group id="__ListContinue2">
      <c:property id="RoleID" type="string">ParagraphListContinue</c:property>
      <c:property id="Level" type="integer">2</c:property>
    </c:group>
    <c:group id="__ListContinue3">
      <c:property id="RoleID" type="string">ParagraphListContinue</c:property>
      <c:property id="Level" type="integer">3</c:property>
    </c:group>
    <c:group id="Brief Titel">
      <c:property id="RoleID" type="string">ParagraphDefault</c:property>
    </c:group>
    <c:group id="Brief Ü1">
      <c:property id="RoleID" type="string">ParagraphHeading</c:property>
    </c:group>
    <c:group id="__ListContinue4">
      <c:property id="RoleID" type="string">ParagraphListContinue</c:property>
      <c:property id="Level" type="integer">4</c:property>
    </c:group>
    <c:group id="__ListContinue5">
      <c:property id="RoleID" type="string">ParagraphListContinue</c:property>
      <c:property id="Level" type="integer">5</c:property>
    </c:group>
    <c:group id="Ü1 nummeriert">
      <c:property id="RoleID" type="string">ParagraphHeading</c:property>
    </c:group>
    <c:group id="Ü2 nummeriert">
      <c:property id="RoleID" type="string">ParagraphHeading</c:property>
      <c:property id="Level" type="integer">2</c:property>
    </c:group>
    <c:group id="Ü3 nummeriert">
      <c:property id="RoleID" type="string">ParagraphHeading</c:property>
      <c:property id="Level" type="integer">3</c:property>
    </c:group>
    <c:group id="Ü4 nummeriert">
      <c:property id="RoleID" type="string">ParagraphHeading</c:property>
      <c:property id="Level" type="integer">4</c:property>
    </c:group>
    <c:group id="Ü5 nummeriert">
      <c:property id="RoleID" type="string">ParagraphHeading</c:property>
      <c:property id="Level" type="integer">5</c:property>
    </c:group>
    <c:group id="TH-Spalte links;TH Sp links">
      <c:property id="RoleID" type="string">ParagraphHeaderCell</c:property>
      <c:property id="Scope" type="integer">1</c:property>
    </c:group>
    <c:group id="TH-Zeile">
      <c:property id="RoleID" type="string">ParagraphHeaderCell</c:property>
      <c:property id="Scope" type="integer">2</c:property>
    </c:group>
    <c:group id="Bild-UT in Positionsrahmen;Bild-UT">
      <c:property id="RoleID" type="string">ParagraphCaption</c:property>
    </c:group>
    <c:group id="Bilduntertitel;Bild-UT">
      <c:property id="RoleID" type="string">ParagraphCaption</c:property>
    </c:group>
  </c:group>
  <c:group id="Content">
    <c:group id="686494040">
      <c:property id="RoleID" type="string">TableLayoutTable</c:property>
    </c:group>
    <c:group id="3921579054">
      <c:property id="RoleID" type="string">TableLayoutTable</c:property>
    </c:group>
    <c:group id="4">
      <c:property id="RoleID" type="string">FigureArtifact</c:property>
    </c:group>
  </c:group>
  <c:group id="InitialView">
    <c:property id="MagnificationFactor" type="float">100</c:property>
  </c:group>
</c:configuration>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23BE0-0112-4BA1-B206-1D2C815FA86B}">
  <ds:schemaRefs>
    <ds:schemaRef ds:uri="http://ns.axespdf.com/word/configuration"/>
  </ds:schemaRefs>
</ds:datastoreItem>
</file>

<file path=customXml/itemProps2.xml><?xml version="1.0" encoding="utf-8"?>
<ds:datastoreItem xmlns:ds="http://schemas.openxmlformats.org/officeDocument/2006/customXml" ds:itemID="{B708E241-D751-45D0-B8F8-01035DD8A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11795</Words>
  <Characters>106115</Characters>
  <Application>Microsoft Office Word</Application>
  <DocSecurity>0</DocSecurity>
  <Lines>884</Lines>
  <Paragraphs>235</Paragraphs>
  <ScaleCrop>false</ScaleCrop>
  <HeadingPairs>
    <vt:vector size="2" baseType="variant">
      <vt:variant>
        <vt:lpstr>Titel</vt:lpstr>
      </vt:variant>
      <vt:variant>
        <vt:i4>1</vt:i4>
      </vt:variant>
    </vt:vector>
  </HeadingPairs>
  <TitlesOfParts>
    <vt:vector size="1" baseType="lpstr">
      <vt:lpstr>Bundesamt für Eich- und Vermessungswesen</vt:lpstr>
    </vt:vector>
  </TitlesOfParts>
  <Company>Bundeskanzleramt</Company>
  <LinksUpToDate>false</LinksUpToDate>
  <CharactersWithSpaces>117675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Bundesamt für Eich- und Vermessungswesen</dc:title>
  <dc:subject/>
  <dc:creator>Gerald Ritter</dc:creator>
  <cp:keywords/>
  <dc:description/>
  <cp:lastModifiedBy>Steinkellner Claudia</cp:lastModifiedBy>
  <cp:revision>2</cp:revision>
  <cp:lastPrinted>2018-08-21T14:38:00Z</cp:lastPrinted>
  <dcterms:created xsi:type="dcterms:W3CDTF">2026-04-17T08:31:00Z</dcterms:created>
  <dcterms:modified xsi:type="dcterms:W3CDTF">2026-04-17T08:31:00Z</dcterms:modified>
</cp:coreProperties>
</file>